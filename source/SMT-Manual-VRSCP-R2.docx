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C29" w:rsidRDefault="002A187F">
      <w:r>
        <w:rPr>
          <w:noProof/>
          <w:lang w:val="en-US"/>
        </w:rPr>
        <w:drawing>
          <wp:anchor distT="0" distB="0" distL="114300" distR="114300" simplePos="0" relativeHeight="251658240" behindDoc="1" locked="0" layoutInCell="1" allowOverlap="1" wp14:anchorId="7AE2062D" wp14:editId="4C13E5F5">
            <wp:simplePos x="0" y="0"/>
            <wp:positionH relativeFrom="column">
              <wp:posOffset>996315</wp:posOffset>
            </wp:positionH>
            <wp:positionV relativeFrom="paragraph">
              <wp:posOffset>-1804035</wp:posOffset>
            </wp:positionV>
            <wp:extent cx="7115175" cy="6930390"/>
            <wp:effectExtent l="19050" t="0" r="9525" b="0"/>
            <wp:wrapNone/>
            <wp:docPr id="6" name="Picture 1" descr="C:\Users\nicole.irvine\Documents\Marketing\Logo images\Ali Montgomery Logos\swi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e.irvine\Documents\Marketing\Logo images\Ali Montgomery Logos\swirl.jpg"/>
                    <pic:cNvPicPr>
                      <a:picLocks noChangeAspect="1" noChangeArrowheads="1"/>
                    </pic:cNvPicPr>
                  </pic:nvPicPr>
                  <pic:blipFill>
                    <a:blip r:embed="rId9" cstate="print"/>
                    <a:srcRect/>
                    <a:stretch>
                      <a:fillRect/>
                    </a:stretch>
                  </pic:blipFill>
                  <pic:spPr bwMode="auto">
                    <a:xfrm>
                      <a:off x="0" y="0"/>
                      <a:ext cx="7115175" cy="6930390"/>
                    </a:xfrm>
                    <a:prstGeom prst="rect">
                      <a:avLst/>
                    </a:prstGeom>
                    <a:noFill/>
                    <a:ln w="9525">
                      <a:noFill/>
                      <a:miter lim="800000"/>
                      <a:headEnd/>
                      <a:tailEnd/>
                    </a:ln>
                  </pic:spPr>
                </pic:pic>
              </a:graphicData>
            </a:graphic>
          </wp:anchor>
        </w:drawing>
      </w:r>
      <w:r w:rsidR="009057F9">
        <w:tab/>
      </w:r>
    </w:p>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026D69" w:rsidRDefault="00026D69" w:rsidP="009C4C29"/>
    <w:p w:rsidR="00026D69" w:rsidRDefault="00026D69" w:rsidP="009C4C29"/>
    <w:p w:rsidR="00026D69" w:rsidRDefault="00026D69" w:rsidP="009C4C29"/>
    <w:p w:rsidR="009C4C29" w:rsidRPr="009C4C29" w:rsidRDefault="009C4C29" w:rsidP="009C4C29"/>
    <w:p w:rsidR="009C4C29" w:rsidRPr="009C4C29" w:rsidRDefault="002A187F" w:rsidP="009C4C29">
      <w:r>
        <w:rPr>
          <w:noProof/>
          <w:lang w:val="en-US"/>
        </w:rPr>
        <w:drawing>
          <wp:anchor distT="0" distB="0" distL="114300" distR="114300" simplePos="0" relativeHeight="251660288" behindDoc="1" locked="0" layoutInCell="1" allowOverlap="1" wp14:anchorId="3269BA5A" wp14:editId="1D1EDA13">
            <wp:simplePos x="0" y="0"/>
            <wp:positionH relativeFrom="column">
              <wp:posOffset>2724150</wp:posOffset>
            </wp:positionH>
            <wp:positionV relativeFrom="paragraph">
              <wp:posOffset>53340</wp:posOffset>
            </wp:positionV>
            <wp:extent cx="2322195" cy="657225"/>
            <wp:effectExtent l="19050" t="0" r="1905" b="0"/>
            <wp:wrapNone/>
            <wp:docPr id="4" name="Picture 3" descr="C:\Users\nicole.irvine\Documents\Marketing\Logo images\Ali Montgomery Logos\SeeByte-logos\SeeByte-logos\Text logo\jpeg\SeeByte tex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e.irvine\Documents\Marketing\Logo images\Ali Montgomery Logos\SeeByte-logos\SeeByte-logos\Text logo\jpeg\SeeByte text logo.jpg"/>
                    <pic:cNvPicPr>
                      <a:picLocks noChangeAspect="1" noChangeArrowheads="1"/>
                    </pic:cNvPicPr>
                  </pic:nvPicPr>
                  <pic:blipFill>
                    <a:blip r:embed="rId10" cstate="print"/>
                    <a:srcRect/>
                    <a:stretch>
                      <a:fillRect/>
                    </a:stretch>
                  </pic:blipFill>
                  <pic:spPr bwMode="auto">
                    <a:xfrm>
                      <a:off x="0" y="0"/>
                      <a:ext cx="2322195" cy="657225"/>
                    </a:xfrm>
                    <a:prstGeom prst="rect">
                      <a:avLst/>
                    </a:prstGeom>
                    <a:noFill/>
                    <a:ln w="9525">
                      <a:noFill/>
                      <a:miter lim="800000"/>
                      <a:headEnd/>
                      <a:tailEnd/>
                    </a:ln>
                  </pic:spPr>
                </pic:pic>
              </a:graphicData>
            </a:graphic>
          </wp:anchor>
        </w:drawing>
      </w:r>
    </w:p>
    <w:p w:rsidR="009C4C29" w:rsidRPr="009C4C29" w:rsidRDefault="000C204A" w:rsidP="009C4C29">
      <w:r>
        <w:rPr>
          <w:noProof/>
          <w:lang w:val="en-US"/>
        </w:rPr>
        <mc:AlternateContent>
          <mc:Choice Requires="wps">
            <w:drawing>
              <wp:anchor distT="0" distB="0" distL="114300" distR="114300" simplePos="0" relativeHeight="251662336" behindDoc="0" locked="0" layoutInCell="1" allowOverlap="1" wp14:anchorId="43A0DA67" wp14:editId="0CE7708C">
                <wp:simplePos x="0" y="0"/>
                <wp:positionH relativeFrom="column">
                  <wp:posOffset>2693670</wp:posOffset>
                </wp:positionH>
                <wp:positionV relativeFrom="paragraph">
                  <wp:posOffset>349250</wp:posOffset>
                </wp:positionV>
                <wp:extent cx="3918585" cy="13843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1384300"/>
                        </a:xfrm>
                        <a:prstGeom prst="rect">
                          <a:avLst/>
                        </a:prstGeom>
                        <a:noFill/>
                        <a:ln w="9525">
                          <a:noFill/>
                          <a:miter lim="800000"/>
                          <a:headEnd/>
                          <a:tailEnd/>
                        </a:ln>
                      </wps:spPr>
                      <wps:txbx>
                        <w:txbxContent>
                          <w:p w:rsidR="004579FF" w:rsidRPr="00EF322F" w:rsidRDefault="004579FF" w:rsidP="009C4C29">
                            <w:pPr>
                              <w:spacing w:after="0"/>
                              <w:rPr>
                                <w:rFonts w:cs="Calibri"/>
                                <w:color w:val="000000"/>
                                <w:sz w:val="44"/>
                                <w:szCs w:val="44"/>
                              </w:rPr>
                            </w:pPr>
                            <w:r>
                              <w:rPr>
                                <w:rFonts w:cs="Calibri"/>
                                <w:color w:val="000000"/>
                                <w:sz w:val="44"/>
                                <w:szCs w:val="44"/>
                              </w:rPr>
                              <w:t xml:space="preserve">VideoRay Sonar </w:t>
                            </w:r>
                            <w:proofErr w:type="spellStart"/>
                            <w:r>
                              <w:rPr>
                                <w:rFonts w:cs="Calibri"/>
                                <w:color w:val="000000"/>
                                <w:sz w:val="44"/>
                                <w:szCs w:val="44"/>
                              </w:rPr>
                              <w:t>CoPilot</w:t>
                            </w:r>
                            <w:proofErr w:type="spellEnd"/>
                            <w:r>
                              <w:rPr>
                                <w:rFonts w:cs="Calibri"/>
                                <w:color w:val="000000"/>
                                <w:sz w:val="44"/>
                                <w:szCs w:val="44"/>
                              </w:rPr>
                              <w:t xml:space="preserve"> V1</w:t>
                            </w:r>
                          </w:p>
                          <w:p w:rsidR="004579FF" w:rsidRPr="00EF322F" w:rsidRDefault="004579FF" w:rsidP="00CE0D5C">
                            <w:pPr>
                              <w:spacing w:after="0" w:line="240" w:lineRule="auto"/>
                              <w:rPr>
                                <w:rFonts w:cs="Calibri"/>
                                <w:color w:val="000000"/>
                                <w:sz w:val="28"/>
                                <w:szCs w:val="28"/>
                              </w:rPr>
                            </w:pPr>
                            <w:r w:rsidRPr="00EF322F">
                              <w:rPr>
                                <w:rFonts w:cs="Calibri"/>
                                <w:color w:val="000000"/>
                                <w:sz w:val="28"/>
                                <w:szCs w:val="28"/>
                              </w:rPr>
                              <w:t>Commercial in Confidence</w:t>
                            </w:r>
                          </w:p>
                          <w:p w:rsidR="004579FF" w:rsidRPr="00EF322F" w:rsidRDefault="004579FF" w:rsidP="00CE0D5C">
                            <w:pPr>
                              <w:spacing w:after="0" w:line="240" w:lineRule="auto"/>
                              <w:rPr>
                                <w:rFonts w:cs="Calibri"/>
                                <w:color w:val="000000"/>
                                <w:sz w:val="28"/>
                                <w:szCs w:val="28"/>
                              </w:rPr>
                            </w:pPr>
                            <w:proofErr w:type="gramStart"/>
                            <w:r w:rsidRPr="00EF322F">
                              <w:rPr>
                                <w:rFonts w:cs="Calibri"/>
                                <w:color w:val="000000"/>
                                <w:sz w:val="28"/>
                                <w:szCs w:val="28"/>
                              </w:rPr>
                              <w:t>Revision 001.</w:t>
                            </w:r>
                            <w:proofErr w:type="gramEnd"/>
                            <w:r w:rsidRPr="00EF322F">
                              <w:rPr>
                                <w:rFonts w:cs="Calibri"/>
                                <w:color w:val="000000"/>
                                <w:sz w:val="28"/>
                                <w:szCs w:val="28"/>
                              </w:rPr>
                              <w:t xml:space="preserve"> </w:t>
                            </w:r>
                            <w:r>
                              <w:rPr>
                                <w:rFonts w:cs="Calibri"/>
                                <w:color w:val="000000"/>
                                <w:sz w:val="28"/>
                                <w:szCs w:val="28"/>
                              </w:rPr>
                              <w:t>April 19</w:t>
                            </w:r>
                            <w:r w:rsidRPr="00EF322F">
                              <w:rPr>
                                <w:rFonts w:cs="Calibri"/>
                                <w:color w:val="000000"/>
                                <w:sz w:val="28"/>
                                <w:szCs w:val="28"/>
                                <w:vertAlign w:val="superscript"/>
                              </w:rPr>
                              <w:t>th</w:t>
                            </w:r>
                            <w:r w:rsidRPr="00EF322F">
                              <w:rPr>
                                <w:rFonts w:cs="Calibri"/>
                                <w:color w:val="000000"/>
                                <w:sz w:val="28"/>
                                <w:szCs w:val="28"/>
                              </w:rPr>
                              <w:t xml:space="preserve"> 2012</w:t>
                            </w:r>
                          </w:p>
                          <w:p w:rsidR="004579FF" w:rsidRPr="00EF322F" w:rsidRDefault="004579FF" w:rsidP="00CE0D5C">
                            <w:pPr>
                              <w:spacing w:after="0" w:line="240" w:lineRule="auto"/>
                              <w:rPr>
                                <w:rFonts w:cs="Calibri"/>
                                <w:color w:val="000000"/>
                                <w:sz w:val="28"/>
                                <w:szCs w:val="28"/>
                              </w:rPr>
                            </w:pPr>
                          </w:p>
                          <w:p w:rsidR="004579FF" w:rsidRPr="00EF322F" w:rsidRDefault="004579FF" w:rsidP="00CE0D5C">
                            <w:pPr>
                              <w:spacing w:after="0"/>
                              <w:rPr>
                                <w:rFonts w:cs="Calibri"/>
                                <w:color w:val="000000"/>
                                <w:sz w:val="28"/>
                                <w:szCs w:val="28"/>
                              </w:rPr>
                            </w:pPr>
                            <w:r>
                              <w:rPr>
                                <w:rFonts w:cs="Calibri"/>
                                <w:color w:val="000000"/>
                                <w:sz w:val="28"/>
                                <w:szCs w:val="28"/>
                              </w:rPr>
                              <w:t>DRAFT ONLY</w:t>
                            </w:r>
                            <w:r w:rsidRPr="00EF322F">
                              <w:rPr>
                                <w:rFonts w:cs="Calibri"/>
                                <w:color w:val="000000"/>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2.1pt;margin-top:27.5pt;width:308.55pt;height:109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" filled="f" stroked="f">
                <v:textbox style="mso-fit-shape-to-text:t">
                  <w:txbxContent>
                    <w:p w:rsidR="004579FF" w:rsidRPr="00EF322F" w:rsidRDefault="004579FF" w:rsidP="009C4C29">
                      <w:pPr>
                        <w:spacing w:after="0"/>
                        <w:rPr>
                          <w:rFonts w:cs="Calibri"/>
                          <w:color w:val="000000"/>
                          <w:sz w:val="44"/>
                          <w:szCs w:val="44"/>
                        </w:rPr>
                      </w:pPr>
                      <w:r>
                        <w:rPr>
                          <w:rFonts w:cs="Calibri"/>
                          <w:color w:val="000000"/>
                          <w:sz w:val="44"/>
                          <w:szCs w:val="44"/>
                        </w:rPr>
                        <w:t>VideoRay Sonar CoPilot V1</w:t>
                      </w:r>
                    </w:p>
                    <w:p w:rsidR="004579FF" w:rsidRPr="00EF322F" w:rsidRDefault="004579FF" w:rsidP="00CE0D5C">
                      <w:pPr>
                        <w:spacing w:after="0" w:line="240" w:lineRule="auto"/>
                        <w:rPr>
                          <w:rFonts w:cs="Calibri"/>
                          <w:color w:val="000000"/>
                          <w:sz w:val="28"/>
                          <w:szCs w:val="28"/>
                        </w:rPr>
                      </w:pPr>
                      <w:r w:rsidRPr="00EF322F">
                        <w:rPr>
                          <w:rFonts w:cs="Calibri"/>
                          <w:color w:val="000000"/>
                          <w:sz w:val="28"/>
                          <w:szCs w:val="28"/>
                        </w:rPr>
                        <w:t>Commercial in Confidence</w:t>
                      </w:r>
                    </w:p>
                    <w:p w:rsidR="004579FF" w:rsidRPr="00EF322F" w:rsidRDefault="004579FF" w:rsidP="00CE0D5C">
                      <w:pPr>
                        <w:spacing w:after="0" w:line="240" w:lineRule="auto"/>
                        <w:rPr>
                          <w:rFonts w:cs="Calibri"/>
                          <w:color w:val="000000"/>
                          <w:sz w:val="28"/>
                          <w:szCs w:val="28"/>
                        </w:rPr>
                      </w:pPr>
                      <w:proofErr w:type="gramStart"/>
                      <w:r w:rsidRPr="00EF322F">
                        <w:rPr>
                          <w:rFonts w:cs="Calibri"/>
                          <w:color w:val="000000"/>
                          <w:sz w:val="28"/>
                          <w:szCs w:val="28"/>
                        </w:rPr>
                        <w:t>Revision 001.</w:t>
                      </w:r>
                      <w:proofErr w:type="gramEnd"/>
                      <w:r w:rsidRPr="00EF322F">
                        <w:rPr>
                          <w:rFonts w:cs="Calibri"/>
                          <w:color w:val="000000"/>
                          <w:sz w:val="28"/>
                          <w:szCs w:val="28"/>
                        </w:rPr>
                        <w:t xml:space="preserve"> </w:t>
                      </w:r>
                      <w:r>
                        <w:rPr>
                          <w:rFonts w:cs="Calibri"/>
                          <w:color w:val="000000"/>
                          <w:sz w:val="28"/>
                          <w:szCs w:val="28"/>
                        </w:rPr>
                        <w:t>April 19</w:t>
                      </w:r>
                      <w:r w:rsidRPr="00EF322F">
                        <w:rPr>
                          <w:rFonts w:cs="Calibri"/>
                          <w:color w:val="000000"/>
                          <w:sz w:val="28"/>
                          <w:szCs w:val="28"/>
                          <w:vertAlign w:val="superscript"/>
                        </w:rPr>
                        <w:t>th</w:t>
                      </w:r>
                      <w:r w:rsidRPr="00EF322F">
                        <w:rPr>
                          <w:rFonts w:cs="Calibri"/>
                          <w:color w:val="000000"/>
                          <w:sz w:val="28"/>
                          <w:szCs w:val="28"/>
                        </w:rPr>
                        <w:t xml:space="preserve"> 2012</w:t>
                      </w:r>
                    </w:p>
                    <w:p w:rsidR="004579FF" w:rsidRPr="00EF322F" w:rsidRDefault="004579FF" w:rsidP="00CE0D5C">
                      <w:pPr>
                        <w:spacing w:after="0" w:line="240" w:lineRule="auto"/>
                        <w:rPr>
                          <w:rFonts w:cs="Calibri"/>
                          <w:color w:val="000000"/>
                          <w:sz w:val="28"/>
                          <w:szCs w:val="28"/>
                        </w:rPr>
                      </w:pPr>
                    </w:p>
                    <w:p w:rsidR="004579FF" w:rsidRPr="00EF322F" w:rsidRDefault="004579FF" w:rsidP="00CE0D5C">
                      <w:pPr>
                        <w:spacing w:after="0"/>
                        <w:rPr>
                          <w:rFonts w:cs="Calibri"/>
                          <w:color w:val="000000"/>
                          <w:sz w:val="28"/>
                          <w:szCs w:val="28"/>
                        </w:rPr>
                      </w:pPr>
                      <w:r>
                        <w:rPr>
                          <w:rFonts w:cs="Calibri"/>
                          <w:color w:val="000000"/>
                          <w:sz w:val="28"/>
                          <w:szCs w:val="28"/>
                        </w:rPr>
                        <w:t>DRAFT ONLY</w:t>
                      </w:r>
                      <w:r w:rsidRPr="00EF322F">
                        <w:rPr>
                          <w:rFonts w:cs="Calibri"/>
                          <w:color w:val="000000"/>
                          <w:sz w:val="28"/>
                          <w:szCs w:val="28"/>
                        </w:rPr>
                        <w:t xml:space="preserve"> </w:t>
                      </w:r>
                    </w:p>
                  </w:txbxContent>
                </v:textbox>
              </v:shape>
            </w:pict>
          </mc:Fallback>
        </mc:AlternateContent>
      </w:r>
    </w:p>
    <w:p w:rsidR="009C4C29" w:rsidRPr="009C4C29" w:rsidRDefault="009C4C29" w:rsidP="009C4C29"/>
    <w:p w:rsidR="009C4C29" w:rsidRDefault="009C4C29">
      <w:r>
        <w:br w:type="page"/>
      </w:r>
    </w:p>
    <w:p w:rsidR="009C4C29" w:rsidRDefault="009C4C29" w:rsidP="009C4C29">
      <w:pPr>
        <w:tabs>
          <w:tab w:val="left" w:pos="4011"/>
        </w:tabs>
      </w:pPr>
    </w:p>
    <w:p w:rsidR="009C4C29" w:rsidRPr="00283F53" w:rsidRDefault="009C4C29" w:rsidP="004240EF">
      <w:pPr>
        <w:pStyle w:val="TOCHeading"/>
        <w:numPr>
          <w:ilvl w:val="0"/>
          <w:numId w:val="0"/>
        </w:numPr>
        <w:rPr>
          <w:rFonts w:cstheme="minorHAnsi"/>
          <w:color w:val="auto"/>
          <w:sz w:val="28"/>
        </w:rPr>
      </w:pPr>
      <w:r w:rsidRPr="00283F53">
        <w:rPr>
          <w:rFonts w:cstheme="minorHAnsi"/>
          <w:color w:val="auto"/>
          <w:sz w:val="28"/>
        </w:rPr>
        <w:t>Table of Contents</w:t>
      </w:r>
    </w:p>
    <w:p w:rsidR="004579FF" w:rsidRDefault="00EE014F">
      <w:pPr>
        <w:pStyle w:val="TOC1"/>
        <w:tabs>
          <w:tab w:val="left" w:pos="400"/>
          <w:tab w:val="right" w:leader="dot" w:pos="9016"/>
        </w:tabs>
        <w:rPr>
          <w:rFonts w:asciiTheme="minorHAnsi" w:eastAsiaTheme="minorEastAsia" w:hAnsiTheme="minorHAnsi" w:cstheme="minorBidi"/>
          <w:noProof/>
          <w:sz w:val="22"/>
          <w:lang w:eastAsia="en-GB"/>
        </w:rPr>
      </w:pPr>
      <w:r w:rsidRPr="00283F53">
        <w:rPr>
          <w:rFonts w:cstheme="minorHAnsi"/>
          <w:szCs w:val="20"/>
        </w:rPr>
        <w:fldChar w:fldCharType="begin"/>
      </w:r>
      <w:r w:rsidR="009C4C29" w:rsidRPr="00283F53">
        <w:rPr>
          <w:rFonts w:cstheme="minorHAnsi"/>
          <w:szCs w:val="20"/>
        </w:rPr>
        <w:instrText xml:space="preserve"> TOC \o "1-3" \h \z \u </w:instrText>
      </w:r>
      <w:r w:rsidRPr="00283F53">
        <w:rPr>
          <w:rFonts w:cstheme="minorHAnsi"/>
          <w:szCs w:val="20"/>
        </w:rPr>
        <w:fldChar w:fldCharType="separate"/>
      </w:r>
      <w:hyperlink w:anchor="_Toc327882016" w:history="1">
        <w:r w:rsidR="004579FF" w:rsidRPr="002365B9">
          <w:rPr>
            <w:rStyle w:val="Hyperlink"/>
            <w:noProof/>
          </w:rPr>
          <w:t>1</w:t>
        </w:r>
        <w:r w:rsidR="004579FF">
          <w:rPr>
            <w:rFonts w:asciiTheme="minorHAnsi" w:eastAsiaTheme="minorEastAsia" w:hAnsiTheme="minorHAnsi" w:cstheme="minorBidi"/>
            <w:noProof/>
            <w:sz w:val="22"/>
            <w:lang w:eastAsia="en-GB"/>
          </w:rPr>
          <w:tab/>
        </w:r>
        <w:r w:rsidR="004579FF" w:rsidRPr="002365B9">
          <w:rPr>
            <w:rStyle w:val="Hyperlink"/>
            <w:noProof/>
          </w:rPr>
          <w:t>VideoRay Sonar CoPilot</w:t>
        </w:r>
        <w:r w:rsidR="004579FF">
          <w:rPr>
            <w:noProof/>
            <w:webHidden/>
          </w:rPr>
          <w:tab/>
        </w:r>
        <w:r w:rsidR="004579FF">
          <w:rPr>
            <w:noProof/>
            <w:webHidden/>
          </w:rPr>
          <w:fldChar w:fldCharType="begin"/>
        </w:r>
        <w:r w:rsidR="004579FF">
          <w:rPr>
            <w:noProof/>
            <w:webHidden/>
          </w:rPr>
          <w:instrText xml:space="preserve"> PAGEREF _Toc327882016 \h </w:instrText>
        </w:r>
        <w:r w:rsidR="004579FF">
          <w:rPr>
            <w:noProof/>
            <w:webHidden/>
          </w:rPr>
        </w:r>
        <w:r w:rsidR="004579FF">
          <w:rPr>
            <w:noProof/>
            <w:webHidden/>
          </w:rPr>
          <w:fldChar w:fldCharType="separate"/>
        </w:r>
        <w:r w:rsidR="004579FF">
          <w:rPr>
            <w:noProof/>
            <w:webHidden/>
          </w:rPr>
          <w:t>5</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17" w:history="1">
        <w:r w:rsidR="004579FF" w:rsidRPr="002365B9">
          <w:rPr>
            <w:rStyle w:val="Hyperlink"/>
            <w:noProof/>
          </w:rPr>
          <w:t>1.1</w:t>
        </w:r>
        <w:r w:rsidR="004579FF">
          <w:rPr>
            <w:rFonts w:asciiTheme="minorHAnsi" w:eastAsiaTheme="minorEastAsia" w:hAnsiTheme="minorHAnsi" w:cstheme="minorBidi"/>
            <w:noProof/>
            <w:sz w:val="22"/>
            <w:lang w:eastAsia="en-GB"/>
          </w:rPr>
          <w:tab/>
        </w:r>
        <w:r w:rsidR="004579FF" w:rsidRPr="002365B9">
          <w:rPr>
            <w:rStyle w:val="Hyperlink"/>
            <w:noProof/>
          </w:rPr>
          <w:t>Scope and Purpose</w:t>
        </w:r>
        <w:r w:rsidR="004579FF">
          <w:rPr>
            <w:noProof/>
            <w:webHidden/>
          </w:rPr>
          <w:tab/>
        </w:r>
        <w:r w:rsidR="004579FF">
          <w:rPr>
            <w:noProof/>
            <w:webHidden/>
          </w:rPr>
          <w:fldChar w:fldCharType="begin"/>
        </w:r>
        <w:r w:rsidR="004579FF">
          <w:rPr>
            <w:noProof/>
            <w:webHidden/>
          </w:rPr>
          <w:instrText xml:space="preserve"> PAGEREF _Toc327882017 \h </w:instrText>
        </w:r>
        <w:r w:rsidR="004579FF">
          <w:rPr>
            <w:noProof/>
            <w:webHidden/>
          </w:rPr>
        </w:r>
        <w:r w:rsidR="004579FF">
          <w:rPr>
            <w:noProof/>
            <w:webHidden/>
          </w:rPr>
          <w:fldChar w:fldCharType="separate"/>
        </w:r>
        <w:r w:rsidR="004579FF">
          <w:rPr>
            <w:noProof/>
            <w:webHidden/>
          </w:rPr>
          <w:t>5</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18" w:history="1">
        <w:r w:rsidR="004579FF" w:rsidRPr="002365B9">
          <w:rPr>
            <w:rStyle w:val="Hyperlink"/>
            <w:rFonts w:cstheme="minorHAnsi"/>
            <w:noProof/>
          </w:rPr>
          <w:t>1.2</w:t>
        </w:r>
        <w:r w:rsidR="004579FF">
          <w:rPr>
            <w:rFonts w:asciiTheme="minorHAnsi" w:eastAsiaTheme="minorEastAsia" w:hAnsiTheme="minorHAnsi" w:cstheme="minorBidi"/>
            <w:noProof/>
            <w:sz w:val="22"/>
            <w:lang w:eastAsia="en-GB"/>
          </w:rPr>
          <w:tab/>
        </w:r>
        <w:r w:rsidR="004579FF" w:rsidRPr="002365B9">
          <w:rPr>
            <w:rStyle w:val="Hyperlink"/>
            <w:rFonts w:cstheme="minorHAnsi"/>
            <w:noProof/>
          </w:rPr>
          <w:t>Targeted Audience</w:t>
        </w:r>
        <w:r w:rsidR="004579FF">
          <w:rPr>
            <w:noProof/>
            <w:webHidden/>
          </w:rPr>
          <w:tab/>
        </w:r>
        <w:r w:rsidR="004579FF">
          <w:rPr>
            <w:noProof/>
            <w:webHidden/>
          </w:rPr>
          <w:fldChar w:fldCharType="begin"/>
        </w:r>
        <w:r w:rsidR="004579FF">
          <w:rPr>
            <w:noProof/>
            <w:webHidden/>
          </w:rPr>
          <w:instrText xml:space="preserve"> PAGEREF _Toc327882018 \h </w:instrText>
        </w:r>
        <w:r w:rsidR="004579FF">
          <w:rPr>
            <w:noProof/>
            <w:webHidden/>
          </w:rPr>
        </w:r>
        <w:r w:rsidR="004579FF">
          <w:rPr>
            <w:noProof/>
            <w:webHidden/>
          </w:rPr>
          <w:fldChar w:fldCharType="separate"/>
        </w:r>
        <w:r w:rsidR="004579FF">
          <w:rPr>
            <w:noProof/>
            <w:webHidden/>
          </w:rPr>
          <w:t>5</w:t>
        </w:r>
        <w:r w:rsidR="004579FF">
          <w:rPr>
            <w:noProof/>
            <w:webHidden/>
          </w:rPr>
          <w:fldChar w:fldCharType="end"/>
        </w:r>
      </w:hyperlink>
    </w:p>
    <w:p w:rsidR="004579FF" w:rsidRDefault="00A5037B">
      <w:pPr>
        <w:pStyle w:val="TOC1"/>
        <w:tabs>
          <w:tab w:val="left" w:pos="400"/>
          <w:tab w:val="right" w:leader="dot" w:pos="9016"/>
        </w:tabs>
        <w:rPr>
          <w:rFonts w:asciiTheme="minorHAnsi" w:eastAsiaTheme="minorEastAsia" w:hAnsiTheme="minorHAnsi" w:cstheme="minorBidi"/>
          <w:noProof/>
          <w:sz w:val="22"/>
          <w:lang w:eastAsia="en-GB"/>
        </w:rPr>
      </w:pPr>
      <w:hyperlink w:anchor="_Toc327882019" w:history="1">
        <w:r w:rsidR="004579FF" w:rsidRPr="002365B9">
          <w:rPr>
            <w:rStyle w:val="Hyperlink"/>
            <w:rFonts w:cstheme="minorHAnsi"/>
            <w:noProof/>
          </w:rPr>
          <w:t>2</w:t>
        </w:r>
        <w:r w:rsidR="004579FF">
          <w:rPr>
            <w:rFonts w:asciiTheme="minorHAnsi" w:eastAsiaTheme="minorEastAsia" w:hAnsiTheme="minorHAnsi" w:cstheme="minorBidi"/>
            <w:noProof/>
            <w:sz w:val="22"/>
            <w:lang w:eastAsia="en-GB"/>
          </w:rPr>
          <w:tab/>
        </w:r>
        <w:r w:rsidR="004579FF" w:rsidRPr="002365B9">
          <w:rPr>
            <w:rStyle w:val="Hyperlink"/>
            <w:rFonts w:cstheme="minorHAnsi"/>
            <w:noProof/>
          </w:rPr>
          <w:t>General Overview</w:t>
        </w:r>
        <w:r w:rsidR="004579FF">
          <w:rPr>
            <w:noProof/>
            <w:webHidden/>
          </w:rPr>
          <w:tab/>
        </w:r>
        <w:r w:rsidR="004579FF">
          <w:rPr>
            <w:noProof/>
            <w:webHidden/>
          </w:rPr>
          <w:fldChar w:fldCharType="begin"/>
        </w:r>
        <w:r w:rsidR="004579FF">
          <w:rPr>
            <w:noProof/>
            <w:webHidden/>
          </w:rPr>
          <w:instrText xml:space="preserve"> PAGEREF _Toc327882019 \h </w:instrText>
        </w:r>
        <w:r w:rsidR="004579FF">
          <w:rPr>
            <w:noProof/>
            <w:webHidden/>
          </w:rPr>
        </w:r>
        <w:r w:rsidR="004579FF">
          <w:rPr>
            <w:noProof/>
            <w:webHidden/>
          </w:rPr>
          <w:fldChar w:fldCharType="separate"/>
        </w:r>
        <w:r w:rsidR="004579FF">
          <w:rPr>
            <w:noProof/>
            <w:webHidden/>
          </w:rPr>
          <w:t>5</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20" w:history="1">
        <w:r w:rsidR="004579FF" w:rsidRPr="002365B9">
          <w:rPr>
            <w:rStyle w:val="Hyperlink"/>
            <w:noProof/>
          </w:rPr>
          <w:t>2.1</w:t>
        </w:r>
        <w:r w:rsidR="004579FF">
          <w:rPr>
            <w:rFonts w:asciiTheme="minorHAnsi" w:eastAsiaTheme="minorEastAsia" w:hAnsiTheme="minorHAnsi" w:cstheme="minorBidi"/>
            <w:noProof/>
            <w:sz w:val="22"/>
            <w:lang w:eastAsia="en-GB"/>
          </w:rPr>
          <w:tab/>
        </w:r>
        <w:r w:rsidR="004579FF" w:rsidRPr="002365B9">
          <w:rPr>
            <w:rStyle w:val="Hyperlink"/>
            <w:noProof/>
          </w:rPr>
          <w:t>Requirements</w:t>
        </w:r>
        <w:r w:rsidR="004579FF">
          <w:rPr>
            <w:noProof/>
            <w:webHidden/>
          </w:rPr>
          <w:tab/>
        </w:r>
        <w:r w:rsidR="004579FF">
          <w:rPr>
            <w:noProof/>
            <w:webHidden/>
          </w:rPr>
          <w:fldChar w:fldCharType="begin"/>
        </w:r>
        <w:r w:rsidR="004579FF">
          <w:rPr>
            <w:noProof/>
            <w:webHidden/>
          </w:rPr>
          <w:instrText xml:space="preserve"> PAGEREF _Toc327882020 \h </w:instrText>
        </w:r>
        <w:r w:rsidR="004579FF">
          <w:rPr>
            <w:noProof/>
            <w:webHidden/>
          </w:rPr>
        </w:r>
        <w:r w:rsidR="004579FF">
          <w:rPr>
            <w:noProof/>
            <w:webHidden/>
          </w:rPr>
          <w:fldChar w:fldCharType="separate"/>
        </w:r>
        <w:r w:rsidR="004579FF">
          <w:rPr>
            <w:noProof/>
            <w:webHidden/>
          </w:rPr>
          <w:t>5</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21" w:history="1">
        <w:r w:rsidR="004579FF" w:rsidRPr="002365B9">
          <w:rPr>
            <w:rStyle w:val="Hyperlink"/>
            <w:noProof/>
          </w:rPr>
          <w:t>2.2</w:t>
        </w:r>
        <w:r w:rsidR="004579FF">
          <w:rPr>
            <w:rFonts w:asciiTheme="minorHAnsi" w:eastAsiaTheme="minorEastAsia" w:hAnsiTheme="minorHAnsi" w:cstheme="minorBidi"/>
            <w:noProof/>
            <w:sz w:val="22"/>
            <w:lang w:eastAsia="en-GB"/>
          </w:rPr>
          <w:tab/>
        </w:r>
        <w:r w:rsidR="004579FF" w:rsidRPr="002365B9">
          <w:rPr>
            <w:rStyle w:val="Hyperlink"/>
            <w:noProof/>
          </w:rPr>
          <w:t>Dynamic Positioning System</w:t>
        </w:r>
        <w:r w:rsidR="004579FF">
          <w:rPr>
            <w:noProof/>
            <w:webHidden/>
          </w:rPr>
          <w:tab/>
        </w:r>
        <w:r w:rsidR="004579FF">
          <w:rPr>
            <w:noProof/>
            <w:webHidden/>
          </w:rPr>
          <w:fldChar w:fldCharType="begin"/>
        </w:r>
        <w:r w:rsidR="004579FF">
          <w:rPr>
            <w:noProof/>
            <w:webHidden/>
          </w:rPr>
          <w:instrText xml:space="preserve"> PAGEREF _Toc327882021 \h </w:instrText>
        </w:r>
        <w:r w:rsidR="004579FF">
          <w:rPr>
            <w:noProof/>
            <w:webHidden/>
          </w:rPr>
        </w:r>
        <w:r w:rsidR="004579FF">
          <w:rPr>
            <w:noProof/>
            <w:webHidden/>
          </w:rPr>
          <w:fldChar w:fldCharType="separate"/>
        </w:r>
        <w:r w:rsidR="004579FF">
          <w:rPr>
            <w:noProof/>
            <w:webHidden/>
          </w:rPr>
          <w:t>5</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22" w:history="1">
        <w:r w:rsidR="004579FF" w:rsidRPr="002365B9">
          <w:rPr>
            <w:rStyle w:val="Hyperlink"/>
            <w:noProof/>
          </w:rPr>
          <w:t>2.3</w:t>
        </w:r>
        <w:r w:rsidR="004579FF">
          <w:rPr>
            <w:rFonts w:asciiTheme="minorHAnsi" w:eastAsiaTheme="minorEastAsia" w:hAnsiTheme="minorHAnsi" w:cstheme="minorBidi"/>
            <w:noProof/>
            <w:sz w:val="22"/>
            <w:lang w:eastAsia="en-GB"/>
          </w:rPr>
          <w:tab/>
        </w:r>
        <w:r w:rsidR="004579FF" w:rsidRPr="002365B9">
          <w:rPr>
            <w:rStyle w:val="Hyperlink"/>
            <w:noProof/>
          </w:rPr>
          <w:t>VideoRay Sonar CoPilot Core Features</w:t>
        </w:r>
        <w:r w:rsidR="004579FF">
          <w:rPr>
            <w:noProof/>
            <w:webHidden/>
          </w:rPr>
          <w:tab/>
        </w:r>
        <w:r w:rsidR="004579FF">
          <w:rPr>
            <w:noProof/>
            <w:webHidden/>
          </w:rPr>
          <w:fldChar w:fldCharType="begin"/>
        </w:r>
        <w:r w:rsidR="004579FF">
          <w:rPr>
            <w:noProof/>
            <w:webHidden/>
          </w:rPr>
          <w:instrText xml:space="preserve"> PAGEREF _Toc327882022 \h </w:instrText>
        </w:r>
        <w:r w:rsidR="004579FF">
          <w:rPr>
            <w:noProof/>
            <w:webHidden/>
          </w:rPr>
        </w:r>
        <w:r w:rsidR="004579FF">
          <w:rPr>
            <w:noProof/>
            <w:webHidden/>
          </w:rPr>
          <w:fldChar w:fldCharType="separate"/>
        </w:r>
        <w:r w:rsidR="004579FF">
          <w:rPr>
            <w:noProof/>
            <w:webHidden/>
          </w:rPr>
          <w:t>6</w:t>
        </w:r>
        <w:r w:rsidR="004579FF">
          <w:rPr>
            <w:noProof/>
            <w:webHidden/>
          </w:rPr>
          <w:fldChar w:fldCharType="end"/>
        </w:r>
      </w:hyperlink>
    </w:p>
    <w:p w:rsidR="004579FF" w:rsidRDefault="00A5037B">
      <w:pPr>
        <w:pStyle w:val="TOC3"/>
        <w:tabs>
          <w:tab w:val="left" w:pos="1100"/>
          <w:tab w:val="right" w:leader="dot" w:pos="9016"/>
        </w:tabs>
        <w:rPr>
          <w:rFonts w:asciiTheme="minorHAnsi" w:eastAsiaTheme="minorEastAsia" w:hAnsiTheme="minorHAnsi" w:cstheme="minorBidi"/>
          <w:noProof/>
          <w:sz w:val="22"/>
          <w:lang w:eastAsia="en-GB"/>
        </w:rPr>
      </w:pPr>
      <w:hyperlink w:anchor="_Toc327882023" w:history="1">
        <w:r w:rsidR="004579FF" w:rsidRPr="002365B9">
          <w:rPr>
            <w:rStyle w:val="Hyperlink"/>
            <w:noProof/>
          </w:rPr>
          <w:t>2.3.1</w:t>
        </w:r>
        <w:r w:rsidR="004579FF">
          <w:rPr>
            <w:rFonts w:asciiTheme="minorHAnsi" w:eastAsiaTheme="minorEastAsia" w:hAnsiTheme="minorHAnsi" w:cstheme="minorBidi"/>
            <w:noProof/>
            <w:sz w:val="22"/>
            <w:lang w:eastAsia="en-GB"/>
          </w:rPr>
          <w:tab/>
        </w:r>
        <w:r w:rsidR="004579FF" w:rsidRPr="002365B9">
          <w:rPr>
            <w:rStyle w:val="Hyperlink"/>
            <w:noProof/>
          </w:rPr>
          <w:t>Tracking Module</w:t>
        </w:r>
        <w:r w:rsidR="004579FF">
          <w:rPr>
            <w:noProof/>
            <w:webHidden/>
          </w:rPr>
          <w:tab/>
        </w:r>
        <w:r w:rsidR="004579FF">
          <w:rPr>
            <w:noProof/>
            <w:webHidden/>
          </w:rPr>
          <w:fldChar w:fldCharType="begin"/>
        </w:r>
        <w:r w:rsidR="004579FF">
          <w:rPr>
            <w:noProof/>
            <w:webHidden/>
          </w:rPr>
          <w:instrText xml:space="preserve"> PAGEREF _Toc327882023 \h </w:instrText>
        </w:r>
        <w:r w:rsidR="004579FF">
          <w:rPr>
            <w:noProof/>
            <w:webHidden/>
          </w:rPr>
        </w:r>
        <w:r w:rsidR="004579FF">
          <w:rPr>
            <w:noProof/>
            <w:webHidden/>
          </w:rPr>
          <w:fldChar w:fldCharType="separate"/>
        </w:r>
        <w:r w:rsidR="004579FF">
          <w:rPr>
            <w:noProof/>
            <w:webHidden/>
          </w:rPr>
          <w:t>6</w:t>
        </w:r>
        <w:r w:rsidR="004579FF">
          <w:rPr>
            <w:noProof/>
            <w:webHidden/>
          </w:rPr>
          <w:fldChar w:fldCharType="end"/>
        </w:r>
      </w:hyperlink>
    </w:p>
    <w:p w:rsidR="004579FF" w:rsidRDefault="00A5037B">
      <w:pPr>
        <w:pStyle w:val="TOC1"/>
        <w:tabs>
          <w:tab w:val="left" w:pos="400"/>
          <w:tab w:val="right" w:leader="dot" w:pos="9016"/>
        </w:tabs>
        <w:rPr>
          <w:rFonts w:asciiTheme="minorHAnsi" w:eastAsiaTheme="minorEastAsia" w:hAnsiTheme="minorHAnsi" w:cstheme="minorBidi"/>
          <w:noProof/>
          <w:sz w:val="22"/>
          <w:lang w:eastAsia="en-GB"/>
        </w:rPr>
      </w:pPr>
      <w:hyperlink w:anchor="_Toc327882024" w:history="1">
        <w:r w:rsidR="004579FF" w:rsidRPr="002365B9">
          <w:rPr>
            <w:rStyle w:val="Hyperlink"/>
            <w:noProof/>
          </w:rPr>
          <w:t>3</w:t>
        </w:r>
        <w:r w:rsidR="004579FF">
          <w:rPr>
            <w:rFonts w:asciiTheme="minorHAnsi" w:eastAsiaTheme="minorEastAsia" w:hAnsiTheme="minorHAnsi" w:cstheme="minorBidi"/>
            <w:noProof/>
            <w:sz w:val="22"/>
            <w:lang w:eastAsia="en-GB"/>
          </w:rPr>
          <w:tab/>
        </w:r>
        <w:r w:rsidR="004579FF" w:rsidRPr="002365B9">
          <w:rPr>
            <w:rStyle w:val="Hyperlink"/>
            <w:noProof/>
          </w:rPr>
          <w:t>Pilot Interface Overview</w:t>
        </w:r>
        <w:r w:rsidR="004579FF">
          <w:rPr>
            <w:noProof/>
            <w:webHidden/>
          </w:rPr>
          <w:tab/>
        </w:r>
        <w:r w:rsidR="004579FF">
          <w:rPr>
            <w:noProof/>
            <w:webHidden/>
          </w:rPr>
          <w:fldChar w:fldCharType="begin"/>
        </w:r>
        <w:r w:rsidR="004579FF">
          <w:rPr>
            <w:noProof/>
            <w:webHidden/>
          </w:rPr>
          <w:instrText xml:space="preserve"> PAGEREF _Toc327882024 \h </w:instrText>
        </w:r>
        <w:r w:rsidR="004579FF">
          <w:rPr>
            <w:noProof/>
            <w:webHidden/>
          </w:rPr>
        </w:r>
        <w:r w:rsidR="004579FF">
          <w:rPr>
            <w:noProof/>
            <w:webHidden/>
          </w:rPr>
          <w:fldChar w:fldCharType="separate"/>
        </w:r>
        <w:r w:rsidR="004579FF">
          <w:rPr>
            <w:noProof/>
            <w:webHidden/>
          </w:rPr>
          <w:t>6</w:t>
        </w:r>
        <w:r w:rsidR="004579FF">
          <w:rPr>
            <w:noProof/>
            <w:webHidden/>
          </w:rPr>
          <w:fldChar w:fldCharType="end"/>
        </w:r>
      </w:hyperlink>
    </w:p>
    <w:p w:rsidR="004579FF" w:rsidRDefault="00A5037B">
      <w:pPr>
        <w:pStyle w:val="TOC1"/>
        <w:tabs>
          <w:tab w:val="left" w:pos="400"/>
          <w:tab w:val="right" w:leader="dot" w:pos="9016"/>
        </w:tabs>
        <w:rPr>
          <w:rFonts w:asciiTheme="minorHAnsi" w:eastAsiaTheme="minorEastAsia" w:hAnsiTheme="minorHAnsi" w:cstheme="minorBidi"/>
          <w:noProof/>
          <w:sz w:val="22"/>
          <w:lang w:eastAsia="en-GB"/>
        </w:rPr>
      </w:pPr>
      <w:hyperlink w:anchor="_Toc327882025" w:history="1">
        <w:r w:rsidR="004579FF" w:rsidRPr="002365B9">
          <w:rPr>
            <w:rStyle w:val="Hyperlink"/>
            <w:rFonts w:cstheme="minorHAnsi"/>
            <w:noProof/>
          </w:rPr>
          <w:t>4</w:t>
        </w:r>
        <w:r w:rsidR="004579FF">
          <w:rPr>
            <w:rFonts w:asciiTheme="minorHAnsi" w:eastAsiaTheme="minorEastAsia" w:hAnsiTheme="minorHAnsi" w:cstheme="minorBidi"/>
            <w:noProof/>
            <w:sz w:val="22"/>
            <w:lang w:eastAsia="en-GB"/>
          </w:rPr>
          <w:tab/>
        </w:r>
        <w:r w:rsidR="004579FF" w:rsidRPr="002365B9">
          <w:rPr>
            <w:rStyle w:val="Hyperlink"/>
            <w:rFonts w:cstheme="minorHAnsi"/>
            <w:noProof/>
          </w:rPr>
          <w:t>Position Information Display</w:t>
        </w:r>
        <w:r w:rsidR="004579FF">
          <w:rPr>
            <w:noProof/>
            <w:webHidden/>
          </w:rPr>
          <w:tab/>
        </w:r>
        <w:r w:rsidR="004579FF">
          <w:rPr>
            <w:noProof/>
            <w:webHidden/>
          </w:rPr>
          <w:fldChar w:fldCharType="begin"/>
        </w:r>
        <w:r w:rsidR="004579FF">
          <w:rPr>
            <w:noProof/>
            <w:webHidden/>
          </w:rPr>
          <w:instrText xml:space="preserve"> PAGEREF _Toc327882025 \h </w:instrText>
        </w:r>
        <w:r w:rsidR="004579FF">
          <w:rPr>
            <w:noProof/>
            <w:webHidden/>
          </w:rPr>
        </w:r>
        <w:r w:rsidR="004579FF">
          <w:rPr>
            <w:noProof/>
            <w:webHidden/>
          </w:rPr>
          <w:fldChar w:fldCharType="separate"/>
        </w:r>
        <w:r w:rsidR="004579FF">
          <w:rPr>
            <w:noProof/>
            <w:webHidden/>
          </w:rPr>
          <w:t>7</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26" w:history="1">
        <w:r w:rsidR="004579FF" w:rsidRPr="002365B9">
          <w:rPr>
            <w:rStyle w:val="Hyperlink"/>
            <w:noProof/>
          </w:rPr>
          <w:t>4.1</w:t>
        </w:r>
        <w:r w:rsidR="004579FF">
          <w:rPr>
            <w:rFonts w:asciiTheme="minorHAnsi" w:eastAsiaTheme="minorEastAsia" w:hAnsiTheme="minorHAnsi" w:cstheme="minorBidi"/>
            <w:noProof/>
            <w:sz w:val="22"/>
            <w:lang w:eastAsia="en-GB"/>
          </w:rPr>
          <w:tab/>
        </w:r>
        <w:r w:rsidR="004579FF" w:rsidRPr="002365B9">
          <w:rPr>
            <w:rStyle w:val="Hyperlink"/>
            <w:noProof/>
          </w:rPr>
          <w:t>Position Information</w:t>
        </w:r>
        <w:r w:rsidR="004579FF">
          <w:rPr>
            <w:noProof/>
            <w:webHidden/>
          </w:rPr>
          <w:tab/>
        </w:r>
        <w:r w:rsidR="004579FF">
          <w:rPr>
            <w:noProof/>
            <w:webHidden/>
          </w:rPr>
          <w:fldChar w:fldCharType="begin"/>
        </w:r>
        <w:r w:rsidR="004579FF">
          <w:rPr>
            <w:noProof/>
            <w:webHidden/>
          </w:rPr>
          <w:instrText xml:space="preserve"> PAGEREF _Toc327882026 \h </w:instrText>
        </w:r>
        <w:r w:rsidR="004579FF">
          <w:rPr>
            <w:noProof/>
            <w:webHidden/>
          </w:rPr>
        </w:r>
        <w:r w:rsidR="004579FF">
          <w:rPr>
            <w:noProof/>
            <w:webHidden/>
          </w:rPr>
          <w:fldChar w:fldCharType="separate"/>
        </w:r>
        <w:r w:rsidR="004579FF">
          <w:rPr>
            <w:noProof/>
            <w:webHidden/>
          </w:rPr>
          <w:t>7</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27" w:history="1">
        <w:r w:rsidR="004579FF" w:rsidRPr="002365B9">
          <w:rPr>
            <w:rStyle w:val="Hyperlink"/>
            <w:noProof/>
          </w:rPr>
          <w:t>4.2</w:t>
        </w:r>
        <w:r w:rsidR="004579FF">
          <w:rPr>
            <w:rFonts w:asciiTheme="minorHAnsi" w:eastAsiaTheme="minorEastAsia" w:hAnsiTheme="minorHAnsi" w:cstheme="minorBidi"/>
            <w:noProof/>
            <w:sz w:val="22"/>
            <w:lang w:eastAsia="en-GB"/>
          </w:rPr>
          <w:tab/>
        </w:r>
        <w:r w:rsidR="004579FF" w:rsidRPr="002365B9">
          <w:rPr>
            <w:rStyle w:val="Hyperlink"/>
            <w:noProof/>
          </w:rPr>
          <w:t>Status Indicators</w:t>
        </w:r>
        <w:r w:rsidR="004579FF">
          <w:rPr>
            <w:noProof/>
            <w:webHidden/>
          </w:rPr>
          <w:tab/>
        </w:r>
        <w:r w:rsidR="004579FF">
          <w:rPr>
            <w:noProof/>
            <w:webHidden/>
          </w:rPr>
          <w:fldChar w:fldCharType="begin"/>
        </w:r>
        <w:r w:rsidR="004579FF">
          <w:rPr>
            <w:noProof/>
            <w:webHidden/>
          </w:rPr>
          <w:instrText xml:space="preserve"> PAGEREF _Toc327882027 \h </w:instrText>
        </w:r>
        <w:r w:rsidR="004579FF">
          <w:rPr>
            <w:noProof/>
            <w:webHidden/>
          </w:rPr>
        </w:r>
        <w:r w:rsidR="004579FF">
          <w:rPr>
            <w:noProof/>
            <w:webHidden/>
          </w:rPr>
          <w:fldChar w:fldCharType="separate"/>
        </w:r>
        <w:r w:rsidR="004579FF">
          <w:rPr>
            <w:noProof/>
            <w:webHidden/>
          </w:rPr>
          <w:t>7</w:t>
        </w:r>
        <w:r w:rsidR="004579FF">
          <w:rPr>
            <w:noProof/>
            <w:webHidden/>
          </w:rPr>
          <w:fldChar w:fldCharType="end"/>
        </w:r>
      </w:hyperlink>
    </w:p>
    <w:p w:rsidR="004579FF" w:rsidRDefault="00A5037B">
      <w:pPr>
        <w:pStyle w:val="TOC3"/>
        <w:tabs>
          <w:tab w:val="left" w:pos="1100"/>
          <w:tab w:val="right" w:leader="dot" w:pos="9016"/>
        </w:tabs>
        <w:rPr>
          <w:rFonts w:asciiTheme="minorHAnsi" w:eastAsiaTheme="minorEastAsia" w:hAnsiTheme="minorHAnsi" w:cstheme="minorBidi"/>
          <w:noProof/>
          <w:sz w:val="22"/>
          <w:lang w:eastAsia="en-GB"/>
        </w:rPr>
      </w:pPr>
      <w:hyperlink w:anchor="_Toc327882028" w:history="1">
        <w:r w:rsidR="004579FF" w:rsidRPr="002365B9">
          <w:rPr>
            <w:rStyle w:val="Hyperlink"/>
            <w:noProof/>
          </w:rPr>
          <w:t>4.2.1</w:t>
        </w:r>
        <w:r w:rsidR="004579FF">
          <w:rPr>
            <w:rFonts w:asciiTheme="minorHAnsi" w:eastAsiaTheme="minorEastAsia" w:hAnsiTheme="minorHAnsi" w:cstheme="minorBidi"/>
            <w:noProof/>
            <w:sz w:val="22"/>
            <w:lang w:eastAsia="en-GB"/>
          </w:rPr>
          <w:tab/>
        </w:r>
        <w:r w:rsidR="004579FF" w:rsidRPr="002365B9">
          <w:rPr>
            <w:rStyle w:val="Hyperlink"/>
            <w:noProof/>
          </w:rPr>
          <w:t>The DP Status Indicator</w:t>
        </w:r>
        <w:r w:rsidR="004579FF">
          <w:rPr>
            <w:noProof/>
            <w:webHidden/>
          </w:rPr>
          <w:tab/>
        </w:r>
        <w:r w:rsidR="004579FF">
          <w:rPr>
            <w:noProof/>
            <w:webHidden/>
          </w:rPr>
          <w:fldChar w:fldCharType="begin"/>
        </w:r>
        <w:r w:rsidR="004579FF">
          <w:rPr>
            <w:noProof/>
            <w:webHidden/>
          </w:rPr>
          <w:instrText xml:space="preserve"> PAGEREF _Toc327882028 \h </w:instrText>
        </w:r>
        <w:r w:rsidR="004579FF">
          <w:rPr>
            <w:noProof/>
            <w:webHidden/>
          </w:rPr>
        </w:r>
        <w:r w:rsidR="004579FF">
          <w:rPr>
            <w:noProof/>
            <w:webHidden/>
          </w:rPr>
          <w:fldChar w:fldCharType="separate"/>
        </w:r>
        <w:r w:rsidR="004579FF">
          <w:rPr>
            <w:noProof/>
            <w:webHidden/>
          </w:rPr>
          <w:t>7</w:t>
        </w:r>
        <w:r w:rsidR="004579FF">
          <w:rPr>
            <w:noProof/>
            <w:webHidden/>
          </w:rPr>
          <w:fldChar w:fldCharType="end"/>
        </w:r>
      </w:hyperlink>
    </w:p>
    <w:p w:rsidR="004579FF" w:rsidRDefault="00A5037B">
      <w:pPr>
        <w:pStyle w:val="TOC3"/>
        <w:tabs>
          <w:tab w:val="left" w:pos="1100"/>
          <w:tab w:val="right" w:leader="dot" w:pos="9016"/>
        </w:tabs>
        <w:rPr>
          <w:rFonts w:asciiTheme="minorHAnsi" w:eastAsiaTheme="minorEastAsia" w:hAnsiTheme="minorHAnsi" w:cstheme="minorBidi"/>
          <w:noProof/>
          <w:sz w:val="22"/>
          <w:lang w:eastAsia="en-GB"/>
        </w:rPr>
      </w:pPr>
      <w:hyperlink w:anchor="_Toc327882029" w:history="1">
        <w:r w:rsidR="004579FF" w:rsidRPr="002365B9">
          <w:rPr>
            <w:rStyle w:val="Hyperlink"/>
            <w:noProof/>
          </w:rPr>
          <w:t>4.2.2</w:t>
        </w:r>
        <w:r w:rsidR="004579FF">
          <w:rPr>
            <w:rFonts w:asciiTheme="minorHAnsi" w:eastAsiaTheme="minorEastAsia" w:hAnsiTheme="minorHAnsi" w:cstheme="minorBidi"/>
            <w:noProof/>
            <w:sz w:val="22"/>
            <w:lang w:eastAsia="en-GB"/>
          </w:rPr>
          <w:tab/>
        </w:r>
        <w:r w:rsidR="004579FF" w:rsidRPr="002365B9">
          <w:rPr>
            <w:rStyle w:val="Hyperlink"/>
            <w:noProof/>
          </w:rPr>
          <w:t>The Position Status Indicator</w:t>
        </w:r>
        <w:r w:rsidR="004579FF">
          <w:rPr>
            <w:noProof/>
            <w:webHidden/>
          </w:rPr>
          <w:tab/>
        </w:r>
        <w:r w:rsidR="004579FF">
          <w:rPr>
            <w:noProof/>
            <w:webHidden/>
          </w:rPr>
          <w:fldChar w:fldCharType="begin"/>
        </w:r>
        <w:r w:rsidR="004579FF">
          <w:rPr>
            <w:noProof/>
            <w:webHidden/>
          </w:rPr>
          <w:instrText xml:space="preserve"> PAGEREF _Toc327882029 \h </w:instrText>
        </w:r>
        <w:r w:rsidR="004579FF">
          <w:rPr>
            <w:noProof/>
            <w:webHidden/>
          </w:rPr>
        </w:r>
        <w:r w:rsidR="004579FF">
          <w:rPr>
            <w:noProof/>
            <w:webHidden/>
          </w:rPr>
          <w:fldChar w:fldCharType="separate"/>
        </w:r>
        <w:r w:rsidR="004579FF">
          <w:rPr>
            <w:noProof/>
            <w:webHidden/>
          </w:rPr>
          <w:t>7</w:t>
        </w:r>
        <w:r w:rsidR="004579FF">
          <w:rPr>
            <w:noProof/>
            <w:webHidden/>
          </w:rPr>
          <w:fldChar w:fldCharType="end"/>
        </w:r>
      </w:hyperlink>
    </w:p>
    <w:p w:rsidR="004579FF" w:rsidRDefault="00A5037B">
      <w:pPr>
        <w:pStyle w:val="TOC3"/>
        <w:tabs>
          <w:tab w:val="left" w:pos="1100"/>
          <w:tab w:val="right" w:leader="dot" w:pos="9016"/>
        </w:tabs>
        <w:rPr>
          <w:rFonts w:asciiTheme="minorHAnsi" w:eastAsiaTheme="minorEastAsia" w:hAnsiTheme="minorHAnsi" w:cstheme="minorBidi"/>
          <w:noProof/>
          <w:sz w:val="22"/>
          <w:lang w:eastAsia="en-GB"/>
        </w:rPr>
      </w:pPr>
      <w:hyperlink w:anchor="_Toc327882030" w:history="1">
        <w:r w:rsidR="004579FF" w:rsidRPr="002365B9">
          <w:rPr>
            <w:rStyle w:val="Hyperlink"/>
            <w:noProof/>
          </w:rPr>
          <w:t>4.2.3</w:t>
        </w:r>
        <w:r w:rsidR="004579FF">
          <w:rPr>
            <w:rFonts w:asciiTheme="minorHAnsi" w:eastAsiaTheme="minorEastAsia" w:hAnsiTheme="minorHAnsi" w:cstheme="minorBidi"/>
            <w:noProof/>
            <w:sz w:val="22"/>
            <w:lang w:eastAsia="en-GB"/>
          </w:rPr>
          <w:tab/>
        </w:r>
        <w:r w:rsidR="004579FF" w:rsidRPr="002365B9">
          <w:rPr>
            <w:rStyle w:val="Hyperlink"/>
            <w:noProof/>
          </w:rPr>
          <w:t>The Joystick Indicator</w:t>
        </w:r>
        <w:r w:rsidR="004579FF">
          <w:rPr>
            <w:noProof/>
            <w:webHidden/>
          </w:rPr>
          <w:tab/>
        </w:r>
        <w:r w:rsidR="004579FF">
          <w:rPr>
            <w:noProof/>
            <w:webHidden/>
          </w:rPr>
          <w:fldChar w:fldCharType="begin"/>
        </w:r>
        <w:r w:rsidR="004579FF">
          <w:rPr>
            <w:noProof/>
            <w:webHidden/>
          </w:rPr>
          <w:instrText xml:space="preserve"> PAGEREF _Toc327882030 \h </w:instrText>
        </w:r>
        <w:r w:rsidR="004579FF">
          <w:rPr>
            <w:noProof/>
            <w:webHidden/>
          </w:rPr>
        </w:r>
        <w:r w:rsidR="004579FF">
          <w:rPr>
            <w:noProof/>
            <w:webHidden/>
          </w:rPr>
          <w:fldChar w:fldCharType="separate"/>
        </w:r>
        <w:r w:rsidR="004579FF">
          <w:rPr>
            <w:noProof/>
            <w:webHidden/>
          </w:rPr>
          <w:t>7</w:t>
        </w:r>
        <w:r w:rsidR="004579FF">
          <w:rPr>
            <w:noProof/>
            <w:webHidden/>
          </w:rPr>
          <w:fldChar w:fldCharType="end"/>
        </w:r>
      </w:hyperlink>
    </w:p>
    <w:p w:rsidR="004579FF" w:rsidRDefault="00A5037B">
      <w:pPr>
        <w:pStyle w:val="TOC3"/>
        <w:tabs>
          <w:tab w:val="left" w:pos="1100"/>
          <w:tab w:val="right" w:leader="dot" w:pos="9016"/>
        </w:tabs>
        <w:rPr>
          <w:rFonts w:asciiTheme="minorHAnsi" w:eastAsiaTheme="minorEastAsia" w:hAnsiTheme="minorHAnsi" w:cstheme="minorBidi"/>
          <w:noProof/>
          <w:sz w:val="22"/>
          <w:lang w:eastAsia="en-GB"/>
        </w:rPr>
      </w:pPr>
      <w:hyperlink w:anchor="_Toc327882031" w:history="1">
        <w:r w:rsidR="004579FF" w:rsidRPr="002365B9">
          <w:rPr>
            <w:rStyle w:val="Hyperlink"/>
            <w:noProof/>
          </w:rPr>
          <w:t>4.2.4</w:t>
        </w:r>
        <w:r w:rsidR="004579FF">
          <w:rPr>
            <w:rFonts w:asciiTheme="minorHAnsi" w:eastAsiaTheme="minorEastAsia" w:hAnsiTheme="minorHAnsi" w:cstheme="minorBidi"/>
            <w:noProof/>
            <w:sz w:val="22"/>
            <w:lang w:eastAsia="en-GB"/>
          </w:rPr>
          <w:tab/>
        </w:r>
        <w:r w:rsidR="004579FF" w:rsidRPr="002365B9">
          <w:rPr>
            <w:rStyle w:val="Hyperlink"/>
            <w:noProof/>
          </w:rPr>
          <w:t>The Navigation Status Indicator</w:t>
        </w:r>
        <w:r w:rsidR="004579FF">
          <w:rPr>
            <w:noProof/>
            <w:webHidden/>
          </w:rPr>
          <w:tab/>
        </w:r>
        <w:r w:rsidR="004579FF">
          <w:rPr>
            <w:noProof/>
            <w:webHidden/>
          </w:rPr>
          <w:fldChar w:fldCharType="begin"/>
        </w:r>
        <w:r w:rsidR="004579FF">
          <w:rPr>
            <w:noProof/>
            <w:webHidden/>
          </w:rPr>
          <w:instrText xml:space="preserve"> PAGEREF _Toc327882031 \h </w:instrText>
        </w:r>
        <w:r w:rsidR="004579FF">
          <w:rPr>
            <w:noProof/>
            <w:webHidden/>
          </w:rPr>
        </w:r>
        <w:r w:rsidR="004579FF">
          <w:rPr>
            <w:noProof/>
            <w:webHidden/>
          </w:rPr>
          <w:fldChar w:fldCharType="separate"/>
        </w:r>
        <w:r w:rsidR="004579FF">
          <w:rPr>
            <w:noProof/>
            <w:webHidden/>
          </w:rPr>
          <w:t>8</w:t>
        </w:r>
        <w:r w:rsidR="004579FF">
          <w:rPr>
            <w:noProof/>
            <w:webHidden/>
          </w:rPr>
          <w:fldChar w:fldCharType="end"/>
        </w:r>
      </w:hyperlink>
    </w:p>
    <w:p w:rsidR="004579FF" w:rsidRDefault="00A5037B">
      <w:pPr>
        <w:pStyle w:val="TOC1"/>
        <w:tabs>
          <w:tab w:val="left" w:pos="400"/>
          <w:tab w:val="right" w:leader="dot" w:pos="9016"/>
        </w:tabs>
        <w:rPr>
          <w:rFonts w:asciiTheme="minorHAnsi" w:eastAsiaTheme="minorEastAsia" w:hAnsiTheme="minorHAnsi" w:cstheme="minorBidi"/>
          <w:noProof/>
          <w:sz w:val="22"/>
          <w:lang w:eastAsia="en-GB"/>
        </w:rPr>
      </w:pPr>
      <w:hyperlink w:anchor="_Toc327882032" w:history="1">
        <w:r w:rsidR="004579FF" w:rsidRPr="002365B9">
          <w:rPr>
            <w:rStyle w:val="Hyperlink"/>
            <w:rFonts w:cstheme="minorHAnsi"/>
            <w:noProof/>
          </w:rPr>
          <w:t>5</w:t>
        </w:r>
        <w:r w:rsidR="004579FF">
          <w:rPr>
            <w:rFonts w:asciiTheme="minorHAnsi" w:eastAsiaTheme="minorEastAsia" w:hAnsiTheme="minorHAnsi" w:cstheme="minorBidi"/>
            <w:noProof/>
            <w:sz w:val="22"/>
            <w:lang w:eastAsia="en-GB"/>
          </w:rPr>
          <w:tab/>
        </w:r>
        <w:r w:rsidR="004579FF" w:rsidRPr="002365B9">
          <w:rPr>
            <w:rStyle w:val="Hyperlink"/>
            <w:rFonts w:cstheme="minorHAnsi"/>
            <w:noProof/>
          </w:rPr>
          <w:t>Sonar Tracking Display</w:t>
        </w:r>
        <w:r w:rsidR="004579FF">
          <w:rPr>
            <w:noProof/>
            <w:webHidden/>
          </w:rPr>
          <w:tab/>
        </w:r>
        <w:r w:rsidR="004579FF">
          <w:rPr>
            <w:noProof/>
            <w:webHidden/>
          </w:rPr>
          <w:fldChar w:fldCharType="begin"/>
        </w:r>
        <w:r w:rsidR="004579FF">
          <w:rPr>
            <w:noProof/>
            <w:webHidden/>
          </w:rPr>
          <w:instrText xml:space="preserve"> PAGEREF _Toc327882032 \h </w:instrText>
        </w:r>
        <w:r w:rsidR="004579FF">
          <w:rPr>
            <w:noProof/>
            <w:webHidden/>
          </w:rPr>
        </w:r>
        <w:r w:rsidR="004579FF">
          <w:rPr>
            <w:noProof/>
            <w:webHidden/>
          </w:rPr>
          <w:fldChar w:fldCharType="separate"/>
        </w:r>
        <w:r w:rsidR="004579FF">
          <w:rPr>
            <w:noProof/>
            <w:webHidden/>
          </w:rPr>
          <w:t>8</w:t>
        </w:r>
        <w:r w:rsidR="004579FF">
          <w:rPr>
            <w:noProof/>
            <w:webHidden/>
          </w:rPr>
          <w:fldChar w:fldCharType="end"/>
        </w:r>
      </w:hyperlink>
    </w:p>
    <w:p w:rsidR="004579FF" w:rsidRDefault="00A5037B">
      <w:pPr>
        <w:pStyle w:val="TOC1"/>
        <w:tabs>
          <w:tab w:val="left" w:pos="400"/>
          <w:tab w:val="right" w:leader="dot" w:pos="9016"/>
        </w:tabs>
        <w:rPr>
          <w:rFonts w:asciiTheme="minorHAnsi" w:eastAsiaTheme="minorEastAsia" w:hAnsiTheme="minorHAnsi" w:cstheme="minorBidi"/>
          <w:noProof/>
          <w:sz w:val="22"/>
          <w:lang w:eastAsia="en-GB"/>
        </w:rPr>
      </w:pPr>
      <w:hyperlink w:anchor="_Toc327882033" w:history="1">
        <w:r w:rsidR="004579FF" w:rsidRPr="002365B9">
          <w:rPr>
            <w:rStyle w:val="Hyperlink"/>
            <w:rFonts w:cstheme="minorHAnsi"/>
            <w:noProof/>
          </w:rPr>
          <w:t>6</w:t>
        </w:r>
        <w:r w:rsidR="004579FF">
          <w:rPr>
            <w:rFonts w:asciiTheme="minorHAnsi" w:eastAsiaTheme="minorEastAsia" w:hAnsiTheme="minorHAnsi" w:cstheme="minorBidi"/>
            <w:noProof/>
            <w:sz w:val="22"/>
            <w:lang w:eastAsia="en-GB"/>
          </w:rPr>
          <w:tab/>
        </w:r>
        <w:r w:rsidR="004579FF" w:rsidRPr="002365B9">
          <w:rPr>
            <w:rStyle w:val="Hyperlink"/>
            <w:rFonts w:cstheme="minorHAnsi"/>
            <w:noProof/>
          </w:rPr>
          <w:t>Water Column Display</w:t>
        </w:r>
        <w:r w:rsidR="004579FF">
          <w:rPr>
            <w:noProof/>
            <w:webHidden/>
          </w:rPr>
          <w:tab/>
        </w:r>
        <w:r w:rsidR="004579FF">
          <w:rPr>
            <w:noProof/>
            <w:webHidden/>
          </w:rPr>
          <w:fldChar w:fldCharType="begin"/>
        </w:r>
        <w:r w:rsidR="004579FF">
          <w:rPr>
            <w:noProof/>
            <w:webHidden/>
          </w:rPr>
          <w:instrText xml:space="preserve"> PAGEREF _Toc327882033 \h </w:instrText>
        </w:r>
        <w:r w:rsidR="004579FF">
          <w:rPr>
            <w:noProof/>
            <w:webHidden/>
          </w:rPr>
        </w:r>
        <w:r w:rsidR="004579FF">
          <w:rPr>
            <w:noProof/>
            <w:webHidden/>
          </w:rPr>
          <w:fldChar w:fldCharType="separate"/>
        </w:r>
        <w:r w:rsidR="004579FF">
          <w:rPr>
            <w:noProof/>
            <w:webHidden/>
          </w:rPr>
          <w:t>8</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34" w:history="1">
        <w:r w:rsidR="004579FF" w:rsidRPr="002365B9">
          <w:rPr>
            <w:rStyle w:val="Hyperlink"/>
            <w:noProof/>
          </w:rPr>
          <w:t>6.1</w:t>
        </w:r>
        <w:r w:rsidR="004579FF">
          <w:rPr>
            <w:rFonts w:asciiTheme="minorHAnsi" w:eastAsiaTheme="minorEastAsia" w:hAnsiTheme="minorHAnsi" w:cstheme="minorBidi"/>
            <w:noProof/>
            <w:sz w:val="22"/>
            <w:lang w:eastAsia="en-GB"/>
          </w:rPr>
          <w:tab/>
        </w:r>
        <w:r w:rsidR="004579FF" w:rsidRPr="002365B9">
          <w:rPr>
            <w:rStyle w:val="Hyperlink"/>
            <w:noProof/>
          </w:rPr>
          <w:t>Alarm Panel</w:t>
        </w:r>
        <w:r w:rsidR="004579FF">
          <w:rPr>
            <w:noProof/>
            <w:webHidden/>
          </w:rPr>
          <w:tab/>
        </w:r>
        <w:r w:rsidR="004579FF">
          <w:rPr>
            <w:noProof/>
            <w:webHidden/>
          </w:rPr>
          <w:fldChar w:fldCharType="begin"/>
        </w:r>
        <w:r w:rsidR="004579FF">
          <w:rPr>
            <w:noProof/>
            <w:webHidden/>
          </w:rPr>
          <w:instrText xml:space="preserve"> PAGEREF _Toc327882034 \h </w:instrText>
        </w:r>
        <w:r w:rsidR="004579FF">
          <w:rPr>
            <w:noProof/>
            <w:webHidden/>
          </w:rPr>
        </w:r>
        <w:r w:rsidR="004579FF">
          <w:rPr>
            <w:noProof/>
            <w:webHidden/>
          </w:rPr>
          <w:fldChar w:fldCharType="separate"/>
        </w:r>
        <w:r w:rsidR="004579FF">
          <w:rPr>
            <w:noProof/>
            <w:webHidden/>
          </w:rPr>
          <w:t>9</w:t>
        </w:r>
        <w:r w:rsidR="004579FF">
          <w:rPr>
            <w:noProof/>
            <w:webHidden/>
          </w:rPr>
          <w:fldChar w:fldCharType="end"/>
        </w:r>
      </w:hyperlink>
    </w:p>
    <w:p w:rsidR="004579FF" w:rsidRDefault="00A5037B">
      <w:pPr>
        <w:pStyle w:val="TOC1"/>
        <w:tabs>
          <w:tab w:val="left" w:pos="400"/>
          <w:tab w:val="right" w:leader="dot" w:pos="9016"/>
        </w:tabs>
        <w:rPr>
          <w:rFonts w:asciiTheme="minorHAnsi" w:eastAsiaTheme="minorEastAsia" w:hAnsiTheme="minorHAnsi" w:cstheme="minorBidi"/>
          <w:noProof/>
          <w:sz w:val="22"/>
          <w:lang w:eastAsia="en-GB"/>
        </w:rPr>
      </w:pPr>
      <w:hyperlink w:anchor="_Toc327882035" w:history="1">
        <w:r w:rsidR="004579FF" w:rsidRPr="002365B9">
          <w:rPr>
            <w:rStyle w:val="Hyperlink"/>
            <w:noProof/>
          </w:rPr>
          <w:t>7</w:t>
        </w:r>
        <w:r w:rsidR="004579FF">
          <w:rPr>
            <w:rFonts w:asciiTheme="minorHAnsi" w:eastAsiaTheme="minorEastAsia" w:hAnsiTheme="minorHAnsi" w:cstheme="minorBidi"/>
            <w:noProof/>
            <w:sz w:val="22"/>
            <w:lang w:eastAsia="en-GB"/>
          </w:rPr>
          <w:tab/>
        </w:r>
        <w:r w:rsidR="004579FF" w:rsidRPr="002365B9">
          <w:rPr>
            <w:rStyle w:val="Hyperlink"/>
            <w:noProof/>
          </w:rPr>
          <w:t>Range Toolbars</w:t>
        </w:r>
        <w:r w:rsidR="004579FF">
          <w:rPr>
            <w:noProof/>
            <w:webHidden/>
          </w:rPr>
          <w:tab/>
        </w:r>
        <w:r w:rsidR="004579FF">
          <w:rPr>
            <w:noProof/>
            <w:webHidden/>
          </w:rPr>
          <w:fldChar w:fldCharType="begin"/>
        </w:r>
        <w:r w:rsidR="004579FF">
          <w:rPr>
            <w:noProof/>
            <w:webHidden/>
          </w:rPr>
          <w:instrText xml:space="preserve"> PAGEREF _Toc327882035 \h </w:instrText>
        </w:r>
        <w:r w:rsidR="004579FF">
          <w:rPr>
            <w:noProof/>
            <w:webHidden/>
          </w:rPr>
        </w:r>
        <w:r w:rsidR="004579FF">
          <w:rPr>
            <w:noProof/>
            <w:webHidden/>
          </w:rPr>
          <w:fldChar w:fldCharType="separate"/>
        </w:r>
        <w:r w:rsidR="004579FF">
          <w:rPr>
            <w:noProof/>
            <w:webHidden/>
          </w:rPr>
          <w:t>9</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36" w:history="1">
        <w:r w:rsidR="004579FF" w:rsidRPr="002365B9">
          <w:rPr>
            <w:rStyle w:val="Hyperlink"/>
            <w:noProof/>
          </w:rPr>
          <w:t>7.1</w:t>
        </w:r>
        <w:r w:rsidR="004579FF">
          <w:rPr>
            <w:rFonts w:asciiTheme="minorHAnsi" w:eastAsiaTheme="minorEastAsia" w:hAnsiTheme="minorHAnsi" w:cstheme="minorBidi"/>
            <w:noProof/>
            <w:sz w:val="22"/>
            <w:lang w:eastAsia="en-GB"/>
          </w:rPr>
          <w:tab/>
        </w:r>
        <w:r w:rsidR="004579FF" w:rsidRPr="002365B9">
          <w:rPr>
            <w:rStyle w:val="Hyperlink"/>
            <w:noProof/>
          </w:rPr>
          <w:t>Sonar Range Sliders</w:t>
        </w:r>
        <w:r w:rsidR="004579FF">
          <w:rPr>
            <w:noProof/>
            <w:webHidden/>
          </w:rPr>
          <w:tab/>
        </w:r>
        <w:r w:rsidR="004579FF">
          <w:rPr>
            <w:noProof/>
            <w:webHidden/>
          </w:rPr>
          <w:fldChar w:fldCharType="begin"/>
        </w:r>
        <w:r w:rsidR="004579FF">
          <w:rPr>
            <w:noProof/>
            <w:webHidden/>
          </w:rPr>
          <w:instrText xml:space="preserve"> PAGEREF _Toc327882036 \h </w:instrText>
        </w:r>
        <w:r w:rsidR="004579FF">
          <w:rPr>
            <w:noProof/>
            <w:webHidden/>
          </w:rPr>
        </w:r>
        <w:r w:rsidR="004579FF">
          <w:rPr>
            <w:noProof/>
            <w:webHidden/>
          </w:rPr>
          <w:fldChar w:fldCharType="separate"/>
        </w:r>
        <w:r w:rsidR="004579FF">
          <w:rPr>
            <w:noProof/>
            <w:webHidden/>
          </w:rPr>
          <w:t>9</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37" w:history="1">
        <w:r w:rsidR="004579FF" w:rsidRPr="002365B9">
          <w:rPr>
            <w:rStyle w:val="Hyperlink"/>
            <w:noProof/>
          </w:rPr>
          <w:t>7.2</w:t>
        </w:r>
        <w:r w:rsidR="004579FF">
          <w:rPr>
            <w:rFonts w:asciiTheme="minorHAnsi" w:eastAsiaTheme="minorEastAsia" w:hAnsiTheme="minorHAnsi" w:cstheme="minorBidi"/>
            <w:noProof/>
            <w:sz w:val="22"/>
            <w:lang w:eastAsia="en-GB"/>
          </w:rPr>
          <w:tab/>
        </w:r>
        <w:r w:rsidR="004579FF" w:rsidRPr="002365B9">
          <w:rPr>
            <w:rStyle w:val="Hyperlink"/>
            <w:noProof/>
          </w:rPr>
          <w:t>Vehicle Range to Target Sliders</w:t>
        </w:r>
        <w:r w:rsidR="004579FF">
          <w:rPr>
            <w:noProof/>
            <w:webHidden/>
          </w:rPr>
          <w:tab/>
        </w:r>
        <w:r w:rsidR="004579FF">
          <w:rPr>
            <w:noProof/>
            <w:webHidden/>
          </w:rPr>
          <w:fldChar w:fldCharType="begin"/>
        </w:r>
        <w:r w:rsidR="004579FF">
          <w:rPr>
            <w:noProof/>
            <w:webHidden/>
          </w:rPr>
          <w:instrText xml:space="preserve"> PAGEREF _Toc327882037 \h </w:instrText>
        </w:r>
        <w:r w:rsidR="004579FF">
          <w:rPr>
            <w:noProof/>
            <w:webHidden/>
          </w:rPr>
        </w:r>
        <w:r w:rsidR="004579FF">
          <w:rPr>
            <w:noProof/>
            <w:webHidden/>
          </w:rPr>
          <w:fldChar w:fldCharType="separate"/>
        </w:r>
        <w:r w:rsidR="004579FF">
          <w:rPr>
            <w:noProof/>
            <w:webHidden/>
          </w:rPr>
          <w:t>9</w:t>
        </w:r>
        <w:r w:rsidR="004579FF">
          <w:rPr>
            <w:noProof/>
            <w:webHidden/>
          </w:rPr>
          <w:fldChar w:fldCharType="end"/>
        </w:r>
      </w:hyperlink>
    </w:p>
    <w:p w:rsidR="004579FF" w:rsidRDefault="00A5037B">
      <w:pPr>
        <w:pStyle w:val="TOC1"/>
        <w:tabs>
          <w:tab w:val="left" w:pos="400"/>
          <w:tab w:val="right" w:leader="dot" w:pos="9016"/>
        </w:tabs>
        <w:rPr>
          <w:rFonts w:asciiTheme="minorHAnsi" w:eastAsiaTheme="minorEastAsia" w:hAnsiTheme="minorHAnsi" w:cstheme="minorBidi"/>
          <w:noProof/>
          <w:sz w:val="22"/>
          <w:lang w:eastAsia="en-GB"/>
        </w:rPr>
      </w:pPr>
      <w:hyperlink w:anchor="_Toc327882038" w:history="1">
        <w:r w:rsidR="004579FF" w:rsidRPr="002365B9">
          <w:rPr>
            <w:rStyle w:val="Hyperlink"/>
            <w:noProof/>
          </w:rPr>
          <w:t>8</w:t>
        </w:r>
        <w:r w:rsidR="004579FF">
          <w:rPr>
            <w:rFonts w:asciiTheme="minorHAnsi" w:eastAsiaTheme="minorEastAsia" w:hAnsiTheme="minorHAnsi" w:cstheme="minorBidi"/>
            <w:noProof/>
            <w:sz w:val="22"/>
            <w:lang w:eastAsia="en-GB"/>
          </w:rPr>
          <w:tab/>
        </w:r>
        <w:r w:rsidR="004579FF" w:rsidRPr="002365B9">
          <w:rPr>
            <w:rStyle w:val="Hyperlink"/>
            <w:noProof/>
          </w:rPr>
          <w:t>Pilot Interface Toolbar</w:t>
        </w:r>
        <w:r w:rsidR="004579FF">
          <w:rPr>
            <w:noProof/>
            <w:webHidden/>
          </w:rPr>
          <w:tab/>
        </w:r>
        <w:r w:rsidR="004579FF">
          <w:rPr>
            <w:noProof/>
            <w:webHidden/>
          </w:rPr>
          <w:fldChar w:fldCharType="begin"/>
        </w:r>
        <w:r w:rsidR="004579FF">
          <w:rPr>
            <w:noProof/>
            <w:webHidden/>
          </w:rPr>
          <w:instrText xml:space="preserve"> PAGEREF _Toc327882038 \h </w:instrText>
        </w:r>
        <w:r w:rsidR="004579FF">
          <w:rPr>
            <w:noProof/>
            <w:webHidden/>
          </w:rPr>
        </w:r>
        <w:r w:rsidR="004579FF">
          <w:rPr>
            <w:noProof/>
            <w:webHidden/>
          </w:rPr>
          <w:fldChar w:fldCharType="separate"/>
        </w:r>
        <w:r w:rsidR="004579FF">
          <w:rPr>
            <w:noProof/>
            <w:webHidden/>
          </w:rPr>
          <w:t>10</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39" w:history="1">
        <w:r w:rsidR="004579FF" w:rsidRPr="002365B9">
          <w:rPr>
            <w:rStyle w:val="Hyperlink"/>
            <w:noProof/>
          </w:rPr>
          <w:t>8.1</w:t>
        </w:r>
        <w:r w:rsidR="004579FF">
          <w:rPr>
            <w:rFonts w:asciiTheme="minorHAnsi" w:eastAsiaTheme="minorEastAsia" w:hAnsiTheme="minorHAnsi" w:cstheme="minorBidi"/>
            <w:noProof/>
            <w:sz w:val="22"/>
            <w:lang w:eastAsia="en-GB"/>
          </w:rPr>
          <w:tab/>
        </w:r>
        <w:r w:rsidR="004579FF" w:rsidRPr="002365B9">
          <w:rPr>
            <w:rStyle w:val="Hyperlink"/>
            <w:noProof/>
          </w:rPr>
          <w:t>Reset Sonar Comms</w:t>
        </w:r>
        <w:r w:rsidR="004579FF">
          <w:rPr>
            <w:noProof/>
            <w:webHidden/>
          </w:rPr>
          <w:tab/>
        </w:r>
        <w:r w:rsidR="004579FF">
          <w:rPr>
            <w:noProof/>
            <w:webHidden/>
          </w:rPr>
          <w:fldChar w:fldCharType="begin"/>
        </w:r>
        <w:r w:rsidR="004579FF">
          <w:rPr>
            <w:noProof/>
            <w:webHidden/>
          </w:rPr>
          <w:instrText xml:space="preserve"> PAGEREF _Toc327882039 \h </w:instrText>
        </w:r>
        <w:r w:rsidR="004579FF">
          <w:rPr>
            <w:noProof/>
            <w:webHidden/>
          </w:rPr>
        </w:r>
        <w:r w:rsidR="004579FF">
          <w:rPr>
            <w:noProof/>
            <w:webHidden/>
          </w:rPr>
          <w:fldChar w:fldCharType="separate"/>
        </w:r>
        <w:r w:rsidR="004579FF">
          <w:rPr>
            <w:noProof/>
            <w:webHidden/>
          </w:rPr>
          <w:t>10</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40" w:history="1">
        <w:r w:rsidR="004579FF" w:rsidRPr="002365B9">
          <w:rPr>
            <w:rStyle w:val="Hyperlink"/>
            <w:noProof/>
          </w:rPr>
          <w:t>8.2</w:t>
        </w:r>
        <w:r w:rsidR="004579FF">
          <w:rPr>
            <w:rFonts w:asciiTheme="minorHAnsi" w:eastAsiaTheme="minorEastAsia" w:hAnsiTheme="minorHAnsi" w:cstheme="minorBidi"/>
            <w:noProof/>
            <w:sz w:val="22"/>
            <w:lang w:eastAsia="en-GB"/>
          </w:rPr>
          <w:tab/>
        </w:r>
        <w:r w:rsidR="004579FF" w:rsidRPr="002365B9">
          <w:rPr>
            <w:rStyle w:val="Hyperlink"/>
            <w:noProof/>
          </w:rPr>
          <w:t>Taking a Screenshot</w:t>
        </w:r>
        <w:r w:rsidR="004579FF">
          <w:rPr>
            <w:noProof/>
            <w:webHidden/>
          </w:rPr>
          <w:tab/>
        </w:r>
        <w:r w:rsidR="004579FF">
          <w:rPr>
            <w:noProof/>
            <w:webHidden/>
          </w:rPr>
          <w:fldChar w:fldCharType="begin"/>
        </w:r>
        <w:r w:rsidR="004579FF">
          <w:rPr>
            <w:noProof/>
            <w:webHidden/>
          </w:rPr>
          <w:instrText xml:space="preserve"> PAGEREF _Toc327882040 \h </w:instrText>
        </w:r>
        <w:r w:rsidR="004579FF">
          <w:rPr>
            <w:noProof/>
            <w:webHidden/>
          </w:rPr>
        </w:r>
        <w:r w:rsidR="004579FF">
          <w:rPr>
            <w:noProof/>
            <w:webHidden/>
          </w:rPr>
          <w:fldChar w:fldCharType="separate"/>
        </w:r>
        <w:r w:rsidR="004579FF">
          <w:rPr>
            <w:noProof/>
            <w:webHidden/>
          </w:rPr>
          <w:t>10</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41" w:history="1">
        <w:r w:rsidR="004579FF" w:rsidRPr="002365B9">
          <w:rPr>
            <w:rStyle w:val="Hyperlink"/>
            <w:noProof/>
          </w:rPr>
          <w:t>8.3</w:t>
        </w:r>
        <w:r w:rsidR="004579FF">
          <w:rPr>
            <w:rFonts w:asciiTheme="minorHAnsi" w:eastAsiaTheme="minorEastAsia" w:hAnsiTheme="minorHAnsi" w:cstheme="minorBidi"/>
            <w:noProof/>
            <w:sz w:val="22"/>
            <w:lang w:eastAsia="en-GB"/>
          </w:rPr>
          <w:tab/>
        </w:r>
        <w:r w:rsidR="004579FF" w:rsidRPr="002365B9">
          <w:rPr>
            <w:rStyle w:val="Hyperlink"/>
            <w:noProof/>
          </w:rPr>
          <w:t>Log Recording</w:t>
        </w:r>
        <w:r w:rsidR="004579FF">
          <w:rPr>
            <w:noProof/>
            <w:webHidden/>
          </w:rPr>
          <w:tab/>
        </w:r>
        <w:r w:rsidR="004579FF">
          <w:rPr>
            <w:noProof/>
            <w:webHidden/>
          </w:rPr>
          <w:fldChar w:fldCharType="begin"/>
        </w:r>
        <w:r w:rsidR="004579FF">
          <w:rPr>
            <w:noProof/>
            <w:webHidden/>
          </w:rPr>
          <w:instrText xml:space="preserve"> PAGEREF _Toc327882041 \h </w:instrText>
        </w:r>
        <w:r w:rsidR="004579FF">
          <w:rPr>
            <w:noProof/>
            <w:webHidden/>
          </w:rPr>
        </w:r>
        <w:r w:rsidR="004579FF">
          <w:rPr>
            <w:noProof/>
            <w:webHidden/>
          </w:rPr>
          <w:fldChar w:fldCharType="separate"/>
        </w:r>
        <w:r w:rsidR="004579FF">
          <w:rPr>
            <w:noProof/>
            <w:webHidden/>
          </w:rPr>
          <w:t>10</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42" w:history="1">
        <w:r w:rsidR="004579FF" w:rsidRPr="002365B9">
          <w:rPr>
            <w:rStyle w:val="Hyperlink"/>
            <w:noProof/>
          </w:rPr>
          <w:t>8.4</w:t>
        </w:r>
        <w:r w:rsidR="004579FF">
          <w:rPr>
            <w:rFonts w:asciiTheme="minorHAnsi" w:eastAsiaTheme="minorEastAsia" w:hAnsiTheme="minorHAnsi" w:cstheme="minorBidi"/>
            <w:noProof/>
            <w:sz w:val="22"/>
            <w:lang w:eastAsia="en-GB"/>
          </w:rPr>
          <w:tab/>
        </w:r>
        <w:r w:rsidR="004579FF" w:rsidRPr="002365B9">
          <w:rPr>
            <w:rStyle w:val="Hyperlink"/>
            <w:noProof/>
          </w:rPr>
          <w:t>Auto-Intensity On/Off</w:t>
        </w:r>
        <w:r w:rsidR="004579FF">
          <w:rPr>
            <w:noProof/>
            <w:webHidden/>
          </w:rPr>
          <w:tab/>
        </w:r>
        <w:r w:rsidR="004579FF">
          <w:rPr>
            <w:noProof/>
            <w:webHidden/>
          </w:rPr>
          <w:fldChar w:fldCharType="begin"/>
        </w:r>
        <w:r w:rsidR="004579FF">
          <w:rPr>
            <w:noProof/>
            <w:webHidden/>
          </w:rPr>
          <w:instrText xml:space="preserve"> PAGEREF _Toc327882042 \h </w:instrText>
        </w:r>
        <w:r w:rsidR="004579FF">
          <w:rPr>
            <w:noProof/>
            <w:webHidden/>
          </w:rPr>
        </w:r>
        <w:r w:rsidR="004579FF">
          <w:rPr>
            <w:noProof/>
            <w:webHidden/>
          </w:rPr>
          <w:fldChar w:fldCharType="separate"/>
        </w:r>
        <w:r w:rsidR="004579FF">
          <w:rPr>
            <w:noProof/>
            <w:webHidden/>
          </w:rPr>
          <w:t>10</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43" w:history="1">
        <w:r w:rsidR="004579FF" w:rsidRPr="002365B9">
          <w:rPr>
            <w:rStyle w:val="Hyperlink"/>
            <w:noProof/>
          </w:rPr>
          <w:t>8.5</w:t>
        </w:r>
        <w:r w:rsidR="004579FF">
          <w:rPr>
            <w:rFonts w:asciiTheme="minorHAnsi" w:eastAsiaTheme="minorEastAsia" w:hAnsiTheme="minorHAnsi" w:cstheme="minorBidi"/>
            <w:noProof/>
            <w:sz w:val="22"/>
            <w:lang w:eastAsia="en-GB"/>
          </w:rPr>
          <w:tab/>
        </w:r>
        <w:r w:rsidR="004579FF" w:rsidRPr="002365B9">
          <w:rPr>
            <w:rStyle w:val="Hyperlink"/>
            <w:noProof/>
          </w:rPr>
          <w:t>Intensity/Threshold</w:t>
        </w:r>
        <w:r w:rsidR="004579FF">
          <w:rPr>
            <w:noProof/>
            <w:webHidden/>
          </w:rPr>
          <w:tab/>
        </w:r>
        <w:r w:rsidR="004579FF">
          <w:rPr>
            <w:noProof/>
            <w:webHidden/>
          </w:rPr>
          <w:fldChar w:fldCharType="begin"/>
        </w:r>
        <w:r w:rsidR="004579FF">
          <w:rPr>
            <w:noProof/>
            <w:webHidden/>
          </w:rPr>
          <w:instrText xml:space="preserve"> PAGEREF _Toc327882043 \h </w:instrText>
        </w:r>
        <w:r w:rsidR="004579FF">
          <w:rPr>
            <w:noProof/>
            <w:webHidden/>
          </w:rPr>
        </w:r>
        <w:r w:rsidR="004579FF">
          <w:rPr>
            <w:noProof/>
            <w:webHidden/>
          </w:rPr>
          <w:fldChar w:fldCharType="separate"/>
        </w:r>
        <w:r w:rsidR="004579FF">
          <w:rPr>
            <w:noProof/>
            <w:webHidden/>
          </w:rPr>
          <w:t>11</w:t>
        </w:r>
        <w:r w:rsidR="004579FF">
          <w:rPr>
            <w:noProof/>
            <w:webHidden/>
          </w:rPr>
          <w:fldChar w:fldCharType="end"/>
        </w:r>
      </w:hyperlink>
    </w:p>
    <w:p w:rsidR="004579FF" w:rsidRDefault="00A5037B">
      <w:pPr>
        <w:pStyle w:val="TOC2"/>
        <w:tabs>
          <w:tab w:val="left" w:pos="880"/>
          <w:tab w:val="right" w:leader="dot" w:pos="9016"/>
        </w:tabs>
        <w:rPr>
          <w:rFonts w:asciiTheme="minorHAnsi" w:eastAsiaTheme="minorEastAsia" w:hAnsiTheme="minorHAnsi" w:cstheme="minorBidi"/>
          <w:noProof/>
          <w:sz w:val="22"/>
          <w:lang w:eastAsia="en-GB"/>
        </w:rPr>
      </w:pPr>
      <w:hyperlink w:anchor="_Toc327882044" w:history="1">
        <w:r w:rsidR="004579FF" w:rsidRPr="002365B9">
          <w:rPr>
            <w:rStyle w:val="Hyperlink"/>
            <w:noProof/>
          </w:rPr>
          <w:t>8.6</w:t>
        </w:r>
        <w:r w:rsidR="004579FF">
          <w:rPr>
            <w:rFonts w:asciiTheme="minorHAnsi" w:eastAsiaTheme="minorEastAsia" w:hAnsiTheme="minorHAnsi" w:cstheme="minorBidi"/>
            <w:noProof/>
            <w:sz w:val="22"/>
            <w:lang w:eastAsia="en-GB"/>
          </w:rPr>
          <w:tab/>
        </w:r>
        <w:r w:rsidR="004579FF" w:rsidRPr="002365B9">
          <w:rPr>
            <w:rStyle w:val="Hyperlink"/>
            <w:noProof/>
          </w:rPr>
          <w:t>Colormap</w:t>
        </w:r>
        <w:r w:rsidR="004579FF">
          <w:rPr>
            <w:noProof/>
            <w:webHidden/>
          </w:rPr>
          <w:tab/>
        </w:r>
        <w:r w:rsidR="004579FF">
          <w:rPr>
            <w:noProof/>
            <w:webHidden/>
          </w:rPr>
          <w:fldChar w:fldCharType="begin"/>
        </w:r>
        <w:r w:rsidR="004579FF">
          <w:rPr>
            <w:noProof/>
            <w:webHidden/>
          </w:rPr>
          <w:instrText xml:space="preserve"> PAGEREF _Toc327882044 \h </w:instrText>
        </w:r>
        <w:r w:rsidR="004579FF">
          <w:rPr>
            <w:noProof/>
            <w:webHidden/>
          </w:rPr>
        </w:r>
        <w:r w:rsidR="004579FF">
          <w:rPr>
            <w:noProof/>
            <w:webHidden/>
          </w:rPr>
          <w:fldChar w:fldCharType="separate"/>
        </w:r>
        <w:r w:rsidR="004579FF">
          <w:rPr>
            <w:noProof/>
            <w:webHidden/>
          </w:rPr>
          <w:t>11</w:t>
        </w:r>
        <w:r w:rsidR="004579FF">
          <w:rPr>
            <w:noProof/>
            <w:webHidden/>
          </w:rPr>
          <w:fldChar w:fldCharType="end"/>
        </w:r>
      </w:hyperlink>
    </w:p>
    <w:p w:rsidR="004579FF" w:rsidRDefault="00A5037B">
      <w:pPr>
        <w:pStyle w:val="TOC1"/>
        <w:tabs>
          <w:tab w:val="left" w:pos="400"/>
          <w:tab w:val="right" w:leader="dot" w:pos="9016"/>
        </w:tabs>
        <w:rPr>
          <w:rFonts w:asciiTheme="minorHAnsi" w:eastAsiaTheme="minorEastAsia" w:hAnsiTheme="minorHAnsi" w:cstheme="minorBidi"/>
          <w:noProof/>
          <w:sz w:val="22"/>
          <w:lang w:eastAsia="en-GB"/>
        </w:rPr>
      </w:pPr>
      <w:hyperlink w:anchor="_Toc327882045" w:history="1">
        <w:r w:rsidR="004579FF" w:rsidRPr="002365B9">
          <w:rPr>
            <w:rStyle w:val="Hyperlink"/>
            <w:noProof/>
          </w:rPr>
          <w:t>9</w:t>
        </w:r>
        <w:r w:rsidR="004579FF">
          <w:rPr>
            <w:rFonts w:asciiTheme="minorHAnsi" w:eastAsiaTheme="minorEastAsia" w:hAnsiTheme="minorHAnsi" w:cstheme="minorBidi"/>
            <w:noProof/>
            <w:sz w:val="22"/>
            <w:lang w:eastAsia="en-GB"/>
          </w:rPr>
          <w:tab/>
        </w:r>
        <w:r w:rsidR="004579FF" w:rsidRPr="002365B9">
          <w:rPr>
            <w:rStyle w:val="Hyperlink"/>
            <w:noProof/>
          </w:rPr>
          <w:t>Appendix A</w:t>
        </w:r>
        <w:r w:rsidR="004579FF">
          <w:rPr>
            <w:noProof/>
            <w:webHidden/>
          </w:rPr>
          <w:tab/>
        </w:r>
        <w:r w:rsidR="004579FF">
          <w:rPr>
            <w:noProof/>
            <w:webHidden/>
          </w:rPr>
          <w:fldChar w:fldCharType="begin"/>
        </w:r>
        <w:r w:rsidR="004579FF">
          <w:rPr>
            <w:noProof/>
            <w:webHidden/>
          </w:rPr>
          <w:instrText xml:space="preserve"> PAGEREF _Toc327882045 \h </w:instrText>
        </w:r>
        <w:r w:rsidR="004579FF">
          <w:rPr>
            <w:noProof/>
            <w:webHidden/>
          </w:rPr>
        </w:r>
        <w:r w:rsidR="004579FF">
          <w:rPr>
            <w:noProof/>
            <w:webHidden/>
          </w:rPr>
          <w:fldChar w:fldCharType="separate"/>
        </w:r>
        <w:r w:rsidR="004579FF">
          <w:rPr>
            <w:noProof/>
            <w:webHidden/>
          </w:rPr>
          <w:t>11</w:t>
        </w:r>
        <w:r w:rsidR="004579FF">
          <w:rPr>
            <w:noProof/>
            <w:webHidden/>
          </w:rPr>
          <w:fldChar w:fldCharType="end"/>
        </w:r>
      </w:hyperlink>
    </w:p>
    <w:p w:rsidR="009C4C29" w:rsidRDefault="00EE014F">
      <w:r w:rsidRPr="00283F53">
        <w:rPr>
          <w:rFonts w:cstheme="minorHAnsi"/>
          <w:b/>
          <w:bCs/>
          <w:noProof/>
          <w:szCs w:val="20"/>
        </w:rPr>
        <w:fldChar w:fldCharType="end"/>
      </w:r>
    </w:p>
    <w:p w:rsidR="009C4C29" w:rsidRDefault="009C4C29" w:rsidP="009C4C29">
      <w:pPr>
        <w:tabs>
          <w:tab w:val="left" w:pos="4011"/>
        </w:tabs>
      </w:pPr>
      <w:r>
        <w:tab/>
      </w:r>
    </w:p>
    <w:p w:rsidR="009C4C29" w:rsidRDefault="009C4C29"/>
    <w:p w:rsidR="00517CA2" w:rsidRDefault="00517CA2" w:rsidP="009C4C29">
      <w:pPr>
        <w:tabs>
          <w:tab w:val="left" w:pos="401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9"/>
      </w:tblGrid>
      <w:tr w:rsidR="000A1BF7" w:rsidRPr="00EF322F" w:rsidTr="001045F1">
        <w:trPr>
          <w:trHeight w:val="2070"/>
        </w:trPr>
        <w:tc>
          <w:tcPr>
            <w:tcW w:w="9219" w:type="dxa"/>
          </w:tcPr>
          <w:p w:rsidR="000A1BF7" w:rsidRPr="00EF322F" w:rsidRDefault="000A1BF7" w:rsidP="00C243F5">
            <w:pPr>
              <w:rPr>
                <w:rFonts w:asciiTheme="minorHAnsi" w:eastAsiaTheme="minorHAnsi" w:hAnsiTheme="minorHAnsi" w:cstheme="minorHAnsi"/>
                <w:b/>
                <w:szCs w:val="24"/>
                <w:lang w:val="en-US"/>
              </w:rPr>
            </w:pPr>
          </w:p>
          <w:p w:rsidR="000A1BF7" w:rsidRPr="00EF322F" w:rsidRDefault="000A1BF7" w:rsidP="00C243F5">
            <w:pPr>
              <w:rPr>
                <w:rFonts w:asciiTheme="minorHAnsi" w:eastAsiaTheme="minorHAnsi" w:hAnsiTheme="minorHAnsi" w:cstheme="minorHAnsi"/>
                <w:b/>
                <w:szCs w:val="24"/>
                <w:lang w:val="en-US"/>
              </w:rPr>
            </w:pPr>
            <w:r w:rsidRPr="00EF322F">
              <w:rPr>
                <w:rFonts w:asciiTheme="minorHAnsi" w:eastAsiaTheme="minorHAnsi" w:hAnsiTheme="minorHAnsi" w:cstheme="minorHAnsi"/>
                <w:b/>
                <w:szCs w:val="24"/>
                <w:lang w:val="en-US"/>
              </w:rPr>
              <w:t>Distribution:</w:t>
            </w:r>
          </w:p>
          <w:p w:rsidR="000A1BF7" w:rsidRPr="00EF322F" w:rsidRDefault="000A1BF7" w:rsidP="00C243F5">
            <w:pPr>
              <w:rPr>
                <w:rFonts w:asciiTheme="minorHAnsi" w:eastAsiaTheme="minorHAnsi" w:hAnsiTheme="minorHAnsi" w:cstheme="minorHAnsi"/>
                <w:szCs w:val="24"/>
                <w:lang w:val="en-US"/>
              </w:rPr>
            </w:pPr>
          </w:p>
          <w:p w:rsidR="000A1BF7" w:rsidRPr="00EF322F" w:rsidRDefault="000A1BF7" w:rsidP="00C243F5">
            <w:pPr>
              <w:ind w:left="720"/>
              <w:rPr>
                <w:rFonts w:asciiTheme="minorHAnsi" w:eastAsiaTheme="minorHAnsi" w:hAnsiTheme="minorHAnsi" w:cstheme="minorHAnsi"/>
                <w:b/>
                <w:szCs w:val="24"/>
                <w:lang w:val="en-US"/>
              </w:rPr>
            </w:pPr>
            <w:r w:rsidRPr="00EF322F">
              <w:rPr>
                <w:rFonts w:asciiTheme="minorHAnsi" w:eastAsiaTheme="minorHAnsi" w:hAnsiTheme="minorHAnsi" w:cstheme="minorHAnsi"/>
                <w:b/>
                <w:szCs w:val="24"/>
                <w:lang w:val="en-US"/>
              </w:rPr>
              <w:t>CUSTOMER</w:t>
            </w:r>
          </w:p>
          <w:p w:rsidR="000A1BF7" w:rsidRPr="00EF322F" w:rsidRDefault="000A1BF7" w:rsidP="00C243F5">
            <w:pPr>
              <w:rPr>
                <w:rFonts w:asciiTheme="minorHAnsi" w:eastAsiaTheme="minorHAnsi" w:hAnsiTheme="minorHAnsi" w:cstheme="minorBidi"/>
                <w:lang w:val="en-US"/>
              </w:rPr>
            </w:pPr>
          </w:p>
        </w:tc>
      </w:tr>
    </w:tbl>
    <w:p w:rsidR="009C4C29" w:rsidRDefault="009C4C29" w:rsidP="009C4C29">
      <w:pPr>
        <w:tabs>
          <w:tab w:val="left" w:pos="4011"/>
        </w:tabs>
      </w:pPr>
    </w:p>
    <w:p w:rsidR="00EF322F" w:rsidRDefault="00EF322F" w:rsidP="009C4C29">
      <w:pPr>
        <w:tabs>
          <w:tab w:val="left" w:pos="4011"/>
        </w:tabs>
      </w:pPr>
    </w:p>
    <w:p w:rsidR="00EF322F" w:rsidRDefault="00EF322F" w:rsidP="009C4C29">
      <w:pPr>
        <w:tabs>
          <w:tab w:val="left" w:pos="4011"/>
        </w:tabs>
      </w:pPr>
    </w:p>
    <w:p w:rsidR="00283F53" w:rsidRPr="00F2593E" w:rsidRDefault="00283F53" w:rsidP="00283F53">
      <w:pPr>
        <w:tabs>
          <w:tab w:val="left" w:pos="4011"/>
        </w:tabs>
        <w:rPr>
          <w:b/>
          <w:sz w:val="22"/>
        </w:rPr>
      </w:pPr>
      <w:r w:rsidRPr="00F2593E">
        <w:rPr>
          <w:b/>
          <w:sz w:val="22"/>
        </w:rPr>
        <w:t>Revision History</w:t>
      </w:r>
    </w:p>
    <w:tbl>
      <w:tblPr>
        <w:tblW w:w="0" w:type="auto"/>
        <w:tblBorders>
          <w:top w:val="single" w:sz="8" w:space="0" w:color="000000"/>
          <w:bottom w:val="single" w:sz="8" w:space="0" w:color="000000"/>
        </w:tblBorders>
        <w:tblLook w:val="04A0" w:firstRow="1" w:lastRow="0" w:firstColumn="1" w:lastColumn="0" w:noHBand="0" w:noVBand="1"/>
      </w:tblPr>
      <w:tblGrid>
        <w:gridCol w:w="1101"/>
        <w:gridCol w:w="1701"/>
        <w:gridCol w:w="6440"/>
      </w:tblGrid>
      <w:tr w:rsidR="00283F53" w:rsidRPr="00283F53" w:rsidTr="00283F53">
        <w:tc>
          <w:tcPr>
            <w:tcW w:w="1101" w:type="dxa"/>
            <w:tcBorders>
              <w:top w:val="single" w:sz="8" w:space="0" w:color="000000"/>
              <w:bottom w:val="single" w:sz="8" w:space="0" w:color="000000"/>
              <w:right w:val="single" w:sz="8" w:space="0" w:color="000000"/>
            </w:tcBorders>
            <w:shd w:val="pct20" w:color="auto" w:fill="auto"/>
          </w:tcPr>
          <w:p w:rsidR="00283F53" w:rsidRPr="00283F53" w:rsidRDefault="00283F53" w:rsidP="00C243F5">
            <w:pPr>
              <w:spacing w:after="0"/>
              <w:rPr>
                <w:b/>
                <w:bCs/>
                <w:color w:val="000000"/>
                <w:szCs w:val="20"/>
              </w:rPr>
            </w:pPr>
            <w:r w:rsidRPr="00283F53">
              <w:rPr>
                <w:b/>
                <w:bCs/>
                <w:color w:val="000000"/>
                <w:szCs w:val="20"/>
              </w:rPr>
              <w:t>Revision</w:t>
            </w:r>
          </w:p>
        </w:tc>
        <w:tc>
          <w:tcPr>
            <w:tcW w:w="1701" w:type="dxa"/>
            <w:tcBorders>
              <w:top w:val="single" w:sz="8" w:space="0" w:color="000000"/>
              <w:bottom w:val="single" w:sz="8" w:space="0" w:color="000000"/>
              <w:right w:val="single" w:sz="8" w:space="0" w:color="000000"/>
            </w:tcBorders>
            <w:shd w:val="pct20" w:color="auto" w:fill="auto"/>
          </w:tcPr>
          <w:p w:rsidR="00283F53" w:rsidRPr="00283F53" w:rsidRDefault="00283F53" w:rsidP="00C243F5">
            <w:pPr>
              <w:spacing w:after="0"/>
              <w:rPr>
                <w:b/>
                <w:bCs/>
                <w:color w:val="000000"/>
                <w:szCs w:val="20"/>
              </w:rPr>
            </w:pPr>
            <w:r w:rsidRPr="00283F53">
              <w:rPr>
                <w:b/>
                <w:bCs/>
                <w:color w:val="000000"/>
                <w:szCs w:val="20"/>
              </w:rPr>
              <w:t>Date</w:t>
            </w:r>
          </w:p>
        </w:tc>
        <w:tc>
          <w:tcPr>
            <w:tcW w:w="6440" w:type="dxa"/>
            <w:tcBorders>
              <w:top w:val="single" w:sz="8" w:space="0" w:color="000000"/>
              <w:left w:val="single" w:sz="8" w:space="0" w:color="000000"/>
              <w:bottom w:val="single" w:sz="8" w:space="0" w:color="000000"/>
            </w:tcBorders>
            <w:shd w:val="pct20" w:color="auto" w:fill="auto"/>
          </w:tcPr>
          <w:p w:rsidR="00283F53" w:rsidRPr="00283F53" w:rsidRDefault="00283F53" w:rsidP="00C243F5">
            <w:pPr>
              <w:spacing w:after="0"/>
              <w:rPr>
                <w:b/>
                <w:bCs/>
                <w:color w:val="000000"/>
                <w:szCs w:val="20"/>
              </w:rPr>
            </w:pPr>
            <w:r w:rsidRPr="00283F53">
              <w:rPr>
                <w:b/>
                <w:bCs/>
                <w:color w:val="000000"/>
                <w:szCs w:val="20"/>
              </w:rPr>
              <w:t>Comment</w:t>
            </w:r>
          </w:p>
        </w:tc>
      </w:tr>
      <w:tr w:rsidR="00283F53" w:rsidRPr="00283F53" w:rsidTr="00283F53">
        <w:tc>
          <w:tcPr>
            <w:tcW w:w="11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r w:rsidRPr="00283F53">
              <w:rPr>
                <w:b/>
                <w:bCs/>
                <w:color w:val="000000"/>
                <w:szCs w:val="20"/>
              </w:rPr>
              <w:t>01</w:t>
            </w:r>
          </w:p>
        </w:tc>
        <w:tc>
          <w:tcPr>
            <w:tcW w:w="17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rPr>
                <w:color w:val="000000"/>
                <w:szCs w:val="20"/>
              </w:rPr>
            </w:pPr>
            <w:r w:rsidRPr="00283F53">
              <w:rPr>
                <w:color w:val="000000"/>
                <w:szCs w:val="20"/>
              </w:rPr>
              <w:t>2</w:t>
            </w:r>
            <w:r w:rsidR="00E81CEF">
              <w:rPr>
                <w:color w:val="000000"/>
                <w:szCs w:val="20"/>
              </w:rPr>
              <w:t>2</w:t>
            </w:r>
            <w:r w:rsidRPr="00EF322F">
              <w:rPr>
                <w:rFonts w:asciiTheme="minorHAnsi" w:eastAsiaTheme="minorHAnsi" w:hAnsiTheme="minorHAnsi" w:cstheme="minorBidi"/>
                <w:color w:val="000000"/>
                <w:szCs w:val="20"/>
              </w:rPr>
              <w:t xml:space="preserve"> Ma</w:t>
            </w:r>
            <w:r w:rsidR="00E81CEF">
              <w:rPr>
                <w:rFonts w:asciiTheme="minorHAnsi" w:eastAsiaTheme="minorHAnsi" w:hAnsiTheme="minorHAnsi" w:cstheme="minorBidi"/>
                <w:color w:val="000000"/>
                <w:szCs w:val="20"/>
              </w:rPr>
              <w:t>y</w:t>
            </w:r>
            <w:r w:rsidRPr="00EF322F">
              <w:rPr>
                <w:rFonts w:asciiTheme="minorHAnsi" w:eastAsiaTheme="minorHAnsi" w:hAnsiTheme="minorHAnsi" w:cstheme="minorBidi"/>
                <w:color w:val="000000"/>
                <w:szCs w:val="20"/>
              </w:rPr>
              <w:t xml:space="preserve"> </w:t>
            </w:r>
            <w:r w:rsidRPr="00283F53">
              <w:rPr>
                <w:color w:val="000000"/>
                <w:szCs w:val="20"/>
              </w:rPr>
              <w:t>2012</w:t>
            </w:r>
          </w:p>
        </w:tc>
        <w:tc>
          <w:tcPr>
            <w:tcW w:w="6440" w:type="dxa"/>
            <w:tcBorders>
              <w:top w:val="single" w:sz="8" w:space="0" w:color="000000"/>
              <w:left w:val="single" w:sz="8" w:space="0" w:color="000000"/>
              <w:bottom w:val="single" w:sz="8" w:space="0" w:color="000000"/>
              <w:right w:val="nil"/>
            </w:tcBorders>
            <w:shd w:val="clear" w:color="auto" w:fill="auto"/>
          </w:tcPr>
          <w:p w:rsidR="00283F53" w:rsidRPr="00283F53" w:rsidRDefault="00283F53" w:rsidP="00C243F5">
            <w:pPr>
              <w:spacing w:after="0"/>
              <w:rPr>
                <w:color w:val="000000"/>
                <w:szCs w:val="20"/>
              </w:rPr>
            </w:pPr>
            <w:r w:rsidRPr="00283F53">
              <w:rPr>
                <w:color w:val="000000"/>
                <w:szCs w:val="20"/>
              </w:rPr>
              <w:t>Initial draft – Issued for comment</w:t>
            </w:r>
            <w:r w:rsidR="0018746A">
              <w:rPr>
                <w:color w:val="000000"/>
                <w:szCs w:val="20"/>
              </w:rPr>
              <w:t xml:space="preserve"> by Nicole Irvine</w:t>
            </w:r>
          </w:p>
        </w:tc>
      </w:tr>
      <w:tr w:rsidR="00283F53" w:rsidRPr="00283F53" w:rsidTr="00283F53">
        <w:tc>
          <w:tcPr>
            <w:tcW w:w="1101" w:type="dxa"/>
            <w:tcBorders>
              <w:top w:val="single" w:sz="8" w:space="0" w:color="000000"/>
              <w:bottom w:val="single" w:sz="8" w:space="0" w:color="000000"/>
              <w:right w:val="single" w:sz="8" w:space="0" w:color="000000"/>
            </w:tcBorders>
            <w:shd w:val="clear" w:color="auto" w:fill="auto"/>
          </w:tcPr>
          <w:p w:rsidR="00283F53" w:rsidRPr="00283F53" w:rsidRDefault="0018746A" w:rsidP="00C243F5">
            <w:pPr>
              <w:spacing w:after="0"/>
              <w:jc w:val="center"/>
              <w:rPr>
                <w:b/>
                <w:bCs/>
                <w:color w:val="000000"/>
                <w:szCs w:val="20"/>
              </w:rPr>
            </w:pPr>
            <w:r>
              <w:rPr>
                <w:b/>
                <w:bCs/>
                <w:color w:val="000000"/>
                <w:szCs w:val="20"/>
              </w:rPr>
              <w:t>02</w:t>
            </w:r>
          </w:p>
        </w:tc>
        <w:tc>
          <w:tcPr>
            <w:tcW w:w="1701" w:type="dxa"/>
            <w:tcBorders>
              <w:top w:val="single" w:sz="8" w:space="0" w:color="000000"/>
              <w:bottom w:val="single" w:sz="8" w:space="0" w:color="000000"/>
              <w:right w:val="single" w:sz="8" w:space="0" w:color="000000"/>
            </w:tcBorders>
            <w:shd w:val="clear" w:color="auto" w:fill="auto"/>
          </w:tcPr>
          <w:p w:rsidR="00283F53" w:rsidRPr="00283F53" w:rsidRDefault="0018746A" w:rsidP="000C5D77">
            <w:pPr>
              <w:spacing w:after="0"/>
              <w:rPr>
                <w:color w:val="000000"/>
                <w:szCs w:val="20"/>
              </w:rPr>
            </w:pPr>
            <w:r>
              <w:rPr>
                <w:color w:val="000000"/>
                <w:szCs w:val="20"/>
              </w:rPr>
              <w:t xml:space="preserve">15 </w:t>
            </w:r>
            <w:r w:rsidR="00776AF0">
              <w:rPr>
                <w:color w:val="000000"/>
                <w:szCs w:val="20"/>
              </w:rPr>
              <w:t>June</w:t>
            </w:r>
            <w:r>
              <w:rPr>
                <w:color w:val="000000"/>
                <w:szCs w:val="20"/>
              </w:rPr>
              <w:t xml:space="preserve"> 2012</w:t>
            </w:r>
          </w:p>
        </w:tc>
        <w:tc>
          <w:tcPr>
            <w:tcW w:w="6440" w:type="dxa"/>
            <w:tcBorders>
              <w:top w:val="single" w:sz="8" w:space="0" w:color="000000"/>
              <w:left w:val="single" w:sz="8" w:space="0" w:color="000000"/>
              <w:bottom w:val="single" w:sz="8" w:space="0" w:color="000000"/>
            </w:tcBorders>
            <w:shd w:val="clear" w:color="auto" w:fill="auto"/>
          </w:tcPr>
          <w:p w:rsidR="00283F53" w:rsidRPr="00283F53" w:rsidRDefault="00776AF0" w:rsidP="00C243F5">
            <w:pPr>
              <w:spacing w:after="0"/>
              <w:rPr>
                <w:color w:val="000000"/>
                <w:szCs w:val="20"/>
              </w:rPr>
            </w:pPr>
            <w:r>
              <w:rPr>
                <w:color w:val="000000"/>
                <w:szCs w:val="20"/>
              </w:rPr>
              <w:t>Reviewed</w:t>
            </w:r>
            <w:r w:rsidR="0018746A">
              <w:rPr>
                <w:color w:val="000000"/>
                <w:szCs w:val="20"/>
              </w:rPr>
              <w:t xml:space="preserve"> by Jonathan Evans</w:t>
            </w:r>
          </w:p>
        </w:tc>
      </w:tr>
      <w:tr w:rsidR="00283F53" w:rsidRPr="00283F53" w:rsidTr="00283F53">
        <w:tc>
          <w:tcPr>
            <w:tcW w:w="11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p>
        </w:tc>
        <w:tc>
          <w:tcPr>
            <w:tcW w:w="17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color w:val="000000"/>
                <w:szCs w:val="20"/>
              </w:rPr>
            </w:pPr>
          </w:p>
        </w:tc>
        <w:tc>
          <w:tcPr>
            <w:tcW w:w="6440" w:type="dxa"/>
            <w:tcBorders>
              <w:top w:val="single" w:sz="8" w:space="0" w:color="000000"/>
              <w:left w:val="single" w:sz="8" w:space="0" w:color="000000"/>
              <w:bottom w:val="single" w:sz="8" w:space="0" w:color="000000"/>
              <w:right w:val="nil"/>
            </w:tcBorders>
            <w:shd w:val="clear" w:color="auto" w:fill="auto"/>
          </w:tcPr>
          <w:p w:rsidR="00283F53" w:rsidRPr="00283F53" w:rsidRDefault="00283F53" w:rsidP="00C243F5">
            <w:pPr>
              <w:spacing w:after="0"/>
              <w:rPr>
                <w:color w:val="000000"/>
                <w:szCs w:val="20"/>
              </w:rPr>
            </w:pPr>
          </w:p>
        </w:tc>
      </w:tr>
      <w:tr w:rsidR="00283F53" w:rsidRPr="00283F53" w:rsidTr="00283F53">
        <w:tc>
          <w:tcPr>
            <w:tcW w:w="1101" w:type="dxa"/>
            <w:tcBorders>
              <w:top w:val="single" w:sz="8" w:space="0" w:color="000000"/>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p>
        </w:tc>
        <w:tc>
          <w:tcPr>
            <w:tcW w:w="1701" w:type="dxa"/>
            <w:tcBorders>
              <w:top w:val="single" w:sz="8" w:space="0" w:color="000000"/>
              <w:bottom w:val="single" w:sz="8" w:space="0" w:color="000000"/>
              <w:right w:val="single" w:sz="8" w:space="0" w:color="000000"/>
            </w:tcBorders>
            <w:shd w:val="clear" w:color="auto" w:fill="auto"/>
          </w:tcPr>
          <w:p w:rsidR="00283F53" w:rsidRPr="00283F53" w:rsidRDefault="00283F53" w:rsidP="00C243F5">
            <w:pPr>
              <w:spacing w:after="0"/>
              <w:jc w:val="center"/>
              <w:rPr>
                <w:color w:val="000000"/>
                <w:szCs w:val="20"/>
              </w:rPr>
            </w:pPr>
          </w:p>
        </w:tc>
        <w:tc>
          <w:tcPr>
            <w:tcW w:w="6440" w:type="dxa"/>
            <w:tcBorders>
              <w:top w:val="single" w:sz="8" w:space="0" w:color="000000"/>
              <w:left w:val="single" w:sz="8" w:space="0" w:color="000000"/>
              <w:bottom w:val="single" w:sz="8" w:space="0" w:color="000000"/>
            </w:tcBorders>
            <w:shd w:val="clear" w:color="auto" w:fill="auto"/>
          </w:tcPr>
          <w:p w:rsidR="00283F53" w:rsidRPr="00283F53" w:rsidRDefault="00283F53" w:rsidP="00C243F5">
            <w:pPr>
              <w:spacing w:after="0"/>
              <w:rPr>
                <w:color w:val="000000"/>
                <w:szCs w:val="20"/>
              </w:rPr>
            </w:pPr>
          </w:p>
        </w:tc>
      </w:tr>
      <w:tr w:rsidR="00283F53" w:rsidRPr="00283F53" w:rsidTr="00283F53">
        <w:tc>
          <w:tcPr>
            <w:tcW w:w="11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p>
        </w:tc>
        <w:tc>
          <w:tcPr>
            <w:tcW w:w="17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color w:val="000000"/>
                <w:szCs w:val="20"/>
              </w:rPr>
            </w:pPr>
          </w:p>
        </w:tc>
        <w:tc>
          <w:tcPr>
            <w:tcW w:w="6440" w:type="dxa"/>
            <w:tcBorders>
              <w:top w:val="single" w:sz="8" w:space="0" w:color="000000"/>
              <w:left w:val="single" w:sz="8" w:space="0" w:color="000000"/>
              <w:bottom w:val="single" w:sz="8" w:space="0" w:color="000000"/>
              <w:right w:val="nil"/>
            </w:tcBorders>
            <w:shd w:val="clear" w:color="auto" w:fill="auto"/>
          </w:tcPr>
          <w:p w:rsidR="00283F53" w:rsidRPr="00283F53" w:rsidRDefault="00283F53" w:rsidP="00C243F5">
            <w:pPr>
              <w:spacing w:after="0"/>
              <w:rPr>
                <w:color w:val="000000"/>
                <w:szCs w:val="20"/>
              </w:rPr>
            </w:pPr>
          </w:p>
        </w:tc>
      </w:tr>
    </w:tbl>
    <w:p w:rsidR="00283F53" w:rsidRDefault="00283F53" w:rsidP="00283F53">
      <w:pPr>
        <w:tabs>
          <w:tab w:val="left" w:pos="4011"/>
        </w:tabs>
      </w:pPr>
    </w:p>
    <w:p w:rsidR="009C4C29" w:rsidRDefault="009C4C29" w:rsidP="009C4C29">
      <w:pPr>
        <w:tabs>
          <w:tab w:val="left" w:pos="4011"/>
        </w:tabs>
        <w:spacing w:after="0" w:line="240" w:lineRule="auto"/>
        <w:rPr>
          <w:rFonts w:cs="Lucida Sans"/>
        </w:rPr>
      </w:pPr>
    </w:p>
    <w:p w:rsidR="00EF322F" w:rsidRDefault="00EF322F" w:rsidP="009C4C29">
      <w:pPr>
        <w:tabs>
          <w:tab w:val="left" w:pos="4011"/>
        </w:tabs>
        <w:spacing w:after="0" w:line="240" w:lineRule="auto"/>
        <w:rPr>
          <w:rFonts w:cs="Lucida Sans"/>
        </w:rPr>
      </w:pPr>
    </w:p>
    <w:p w:rsidR="00EF322F" w:rsidRDefault="00EF322F" w:rsidP="009C4C29">
      <w:pPr>
        <w:tabs>
          <w:tab w:val="left" w:pos="4011"/>
        </w:tabs>
        <w:spacing w:after="0" w:line="240" w:lineRule="auto"/>
        <w:rPr>
          <w:rFonts w:cs="Lucida Sans"/>
        </w:rPr>
      </w:pPr>
    </w:p>
    <w:p w:rsidR="00EF322F" w:rsidRDefault="00EF322F" w:rsidP="009C4C29">
      <w:pPr>
        <w:tabs>
          <w:tab w:val="left" w:pos="4011"/>
        </w:tabs>
        <w:spacing w:after="0" w:line="240" w:lineRule="auto"/>
        <w:rPr>
          <w:rFonts w:cs="Lucida Sans"/>
        </w:rPr>
      </w:pPr>
    </w:p>
    <w:p w:rsidR="00283F53" w:rsidRDefault="00283F53" w:rsidP="009C4C29">
      <w:pPr>
        <w:tabs>
          <w:tab w:val="left" w:pos="4011"/>
        </w:tabs>
        <w:spacing w:after="0" w:line="240" w:lineRule="auto"/>
        <w:rPr>
          <w:rFonts w:cs="Lucida Sans"/>
        </w:rPr>
      </w:pP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 xml:space="preserve">Authors: </w:t>
      </w:r>
      <w:r w:rsidR="005A3B54">
        <w:rPr>
          <w:rFonts w:cstheme="minorHAnsi"/>
          <w:sz w:val="18"/>
          <w:szCs w:val="18"/>
        </w:rPr>
        <w:t>Nicole Irvine</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This document is commercial in confidence. If you have received it in error, please contact:</w:t>
      </w:r>
    </w:p>
    <w:p w:rsidR="009C4C29" w:rsidRPr="004240EF" w:rsidRDefault="009C4C29" w:rsidP="009C4C29">
      <w:pPr>
        <w:tabs>
          <w:tab w:val="left" w:pos="4011"/>
        </w:tabs>
        <w:spacing w:after="0" w:line="240" w:lineRule="auto"/>
        <w:rPr>
          <w:rFonts w:cstheme="minorHAnsi"/>
          <w:sz w:val="18"/>
          <w:szCs w:val="18"/>
        </w:rPr>
      </w:pPr>
    </w:p>
    <w:p w:rsidR="009C4C29" w:rsidRPr="004240EF" w:rsidRDefault="009C4C29" w:rsidP="009C4C29">
      <w:pPr>
        <w:tabs>
          <w:tab w:val="left" w:pos="4011"/>
        </w:tabs>
        <w:spacing w:after="0" w:line="240" w:lineRule="auto"/>
        <w:rPr>
          <w:rFonts w:cstheme="minorHAnsi"/>
          <w:sz w:val="18"/>
          <w:szCs w:val="18"/>
        </w:rPr>
      </w:pPr>
      <w:proofErr w:type="spellStart"/>
      <w:r w:rsidRPr="004240EF">
        <w:rPr>
          <w:rFonts w:cstheme="minorHAnsi"/>
          <w:sz w:val="18"/>
          <w:szCs w:val="18"/>
        </w:rPr>
        <w:t>SeeByte</w:t>
      </w:r>
      <w:proofErr w:type="spellEnd"/>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Registered in Scotland Number: SC194014</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 xml:space="preserve">Registered Office: Orchard Brae House, Edinburgh, EH4 2HS </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VAT Registration Number: 783656681</w:t>
      </w:r>
    </w:p>
    <w:p w:rsidR="009C4C29" w:rsidRPr="004240EF" w:rsidRDefault="009C4C29" w:rsidP="009C4C29">
      <w:pPr>
        <w:tabs>
          <w:tab w:val="left" w:pos="4011"/>
        </w:tabs>
        <w:spacing w:after="0" w:line="240" w:lineRule="auto"/>
        <w:rPr>
          <w:rFonts w:cstheme="minorHAnsi"/>
          <w:sz w:val="18"/>
          <w:szCs w:val="18"/>
        </w:rPr>
      </w:pP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Tel: +44 (0) 131 447 4200</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 xml:space="preserve">Fax: </w:t>
      </w:r>
      <w:r w:rsidR="000A1BF7" w:rsidRPr="004240EF">
        <w:rPr>
          <w:rFonts w:cstheme="minorHAnsi"/>
          <w:sz w:val="18"/>
          <w:szCs w:val="18"/>
        </w:rPr>
        <w:t>+44 (0) 131 447 4911</w:t>
      </w:r>
    </w:p>
    <w:p w:rsidR="000A1BF7" w:rsidRPr="004240EF" w:rsidRDefault="00A5037B" w:rsidP="009C4C29">
      <w:pPr>
        <w:tabs>
          <w:tab w:val="left" w:pos="4011"/>
        </w:tabs>
        <w:spacing w:after="0" w:line="240" w:lineRule="auto"/>
        <w:rPr>
          <w:rFonts w:cstheme="minorHAnsi"/>
          <w:sz w:val="18"/>
          <w:szCs w:val="18"/>
        </w:rPr>
      </w:pPr>
      <w:hyperlink r:id="rId11" w:history="1">
        <w:r w:rsidR="000A1BF7" w:rsidRPr="004240EF">
          <w:rPr>
            <w:rStyle w:val="Hyperlink"/>
            <w:rFonts w:cstheme="minorHAnsi"/>
            <w:sz w:val="18"/>
            <w:szCs w:val="18"/>
          </w:rPr>
          <w:t>www.seebyte.com</w:t>
        </w:r>
      </w:hyperlink>
    </w:p>
    <w:p w:rsidR="000A1BF7" w:rsidRPr="00026D69" w:rsidRDefault="000A1BF7" w:rsidP="000A1BF7">
      <w:pPr>
        <w:rPr>
          <w:rFonts w:cstheme="minorHAnsi"/>
          <w:sz w:val="18"/>
          <w:szCs w:val="18"/>
        </w:rPr>
      </w:pPr>
      <w:r w:rsidRPr="004240EF">
        <w:rPr>
          <w:rFonts w:cstheme="minorHAnsi"/>
          <w:sz w:val="18"/>
          <w:szCs w:val="18"/>
        </w:rPr>
        <w:br w:type="page"/>
      </w:r>
    </w:p>
    <w:p w:rsidR="00C7705D" w:rsidRPr="00311E11" w:rsidRDefault="00E41E65" w:rsidP="00E41E65">
      <w:pPr>
        <w:pStyle w:val="Heading1"/>
        <w:keepLines w:val="0"/>
        <w:tabs>
          <w:tab w:val="num" w:pos="432"/>
        </w:tabs>
        <w:spacing w:before="240" w:after="60" w:line="240" w:lineRule="auto"/>
        <w:jc w:val="both"/>
      </w:pPr>
      <w:bookmarkStart w:id="0" w:name="_Toc327882016"/>
      <w:bookmarkStart w:id="1" w:name="_Toc168212344"/>
      <w:bookmarkStart w:id="2" w:name="_Toc216240115"/>
      <w:r>
        <w:lastRenderedPageBreak/>
        <w:t xml:space="preserve">VideoRay </w:t>
      </w:r>
      <w:r w:rsidR="002E01F0">
        <w:t xml:space="preserve">Sonar </w:t>
      </w:r>
      <w:proofErr w:type="spellStart"/>
      <w:r>
        <w:t>CoPilot</w:t>
      </w:r>
      <w:bookmarkEnd w:id="0"/>
      <w:proofErr w:type="spellEnd"/>
      <w:r w:rsidR="002E01F0">
        <w:t xml:space="preserve"> </w:t>
      </w:r>
      <w:bookmarkStart w:id="3" w:name="_Toc216240116"/>
      <w:bookmarkEnd w:id="1"/>
      <w:bookmarkEnd w:id="2"/>
      <w:bookmarkEnd w:id="3"/>
    </w:p>
    <w:p w:rsidR="00C7705D" w:rsidRPr="00BD5C70" w:rsidRDefault="00C7705D" w:rsidP="00E41E65">
      <w:pPr>
        <w:jc w:val="both"/>
      </w:pPr>
      <w:r w:rsidRPr="00C7705D">
        <w:t xml:space="preserve">This </w:t>
      </w:r>
      <w:r w:rsidR="00E41E65">
        <w:t xml:space="preserve">chapter of the </w:t>
      </w:r>
      <w:r w:rsidRPr="00C7705D">
        <w:t xml:space="preserve">user manual provides a general product overview and explains how to install and operate the VideoRay </w:t>
      </w:r>
      <w:r w:rsidR="002E01F0">
        <w:t xml:space="preserve">Sonar </w:t>
      </w:r>
      <w:proofErr w:type="spellStart"/>
      <w:r w:rsidRPr="00C7705D">
        <w:t>CoPilot</w:t>
      </w:r>
      <w:proofErr w:type="spellEnd"/>
      <w:r w:rsidRPr="00C7705D">
        <w:t xml:space="preserve"> unit and its pilot interface.</w:t>
      </w:r>
    </w:p>
    <w:p w:rsidR="000A1BF7" w:rsidRDefault="001045F1" w:rsidP="00E41E65">
      <w:pPr>
        <w:pStyle w:val="Heading2"/>
        <w:jc w:val="both"/>
      </w:pPr>
      <w:bookmarkStart w:id="4" w:name="_Toc327882017"/>
      <w:r w:rsidRPr="004240EF">
        <w:t>S</w:t>
      </w:r>
      <w:r w:rsidR="00C7705D">
        <w:t>cope and Purpose</w:t>
      </w:r>
      <w:bookmarkEnd w:id="4"/>
    </w:p>
    <w:p w:rsidR="00C7705D" w:rsidRPr="00BD5C70" w:rsidRDefault="00C7705D" w:rsidP="00E41E65">
      <w:pPr>
        <w:jc w:val="both"/>
      </w:pPr>
      <w:r w:rsidRPr="00BD5C70">
        <w:t xml:space="preserve">This </w:t>
      </w:r>
      <w:r w:rsidR="002E01F0">
        <w:t>manual</w:t>
      </w:r>
      <w:r w:rsidR="002E01F0" w:rsidRPr="00BD5C70">
        <w:t xml:space="preserve"> </w:t>
      </w:r>
      <w:r w:rsidRPr="00BD5C70">
        <w:t>provides the following:</w:t>
      </w:r>
    </w:p>
    <w:p w:rsidR="00C7705D" w:rsidRPr="00BD5C70" w:rsidRDefault="00C7705D" w:rsidP="00897F14">
      <w:pPr>
        <w:pStyle w:val="ListParagraph"/>
        <w:numPr>
          <w:ilvl w:val="0"/>
          <w:numId w:val="2"/>
        </w:numPr>
        <w:jc w:val="both"/>
      </w:pPr>
      <w:r w:rsidRPr="00BD5C70">
        <w:t xml:space="preserve">an overview of the </w:t>
      </w:r>
      <w:r>
        <w:t>VideoRay</w:t>
      </w:r>
      <w:r w:rsidR="002E01F0">
        <w:t xml:space="preserve"> Sonar</w:t>
      </w:r>
      <w:r w:rsidRPr="00BD5C70">
        <w:t xml:space="preserve"> </w:t>
      </w:r>
      <w:proofErr w:type="spellStart"/>
      <w:r>
        <w:t>CoPilot</w:t>
      </w:r>
      <w:proofErr w:type="spellEnd"/>
      <w:r w:rsidRPr="00BD5C70">
        <w:t xml:space="preserve"> hardware unit configuration and connectivity;</w:t>
      </w:r>
    </w:p>
    <w:p w:rsidR="00C7705D" w:rsidRPr="00BD5C70" w:rsidRDefault="00C7705D" w:rsidP="00897F14">
      <w:pPr>
        <w:pStyle w:val="ListParagraph"/>
        <w:numPr>
          <w:ilvl w:val="0"/>
          <w:numId w:val="2"/>
        </w:numPr>
        <w:jc w:val="both"/>
      </w:pPr>
      <w:r w:rsidRPr="00BD5C70">
        <w:t xml:space="preserve">a general description and specification of </w:t>
      </w:r>
      <w:r w:rsidR="002E01F0">
        <w:t xml:space="preserve">VideoRay Sonar </w:t>
      </w:r>
      <w:proofErr w:type="spellStart"/>
      <w:r w:rsidR="002E01F0">
        <w:t>CoPilot</w:t>
      </w:r>
      <w:proofErr w:type="spellEnd"/>
      <w:r w:rsidRPr="00BD5C70">
        <w:t xml:space="preserve"> pilot interface; and</w:t>
      </w:r>
    </w:p>
    <w:p w:rsidR="00C7705D" w:rsidRPr="00C7705D" w:rsidRDefault="00C7705D" w:rsidP="00897F14">
      <w:pPr>
        <w:pStyle w:val="ListParagraph"/>
        <w:numPr>
          <w:ilvl w:val="0"/>
          <w:numId w:val="2"/>
        </w:numPr>
        <w:jc w:val="both"/>
      </w:pPr>
      <w:proofErr w:type="gramStart"/>
      <w:r w:rsidRPr="00BD5C70">
        <w:t>operating</w:t>
      </w:r>
      <w:proofErr w:type="gramEnd"/>
      <w:r w:rsidRPr="00BD5C70">
        <w:t xml:space="preserve"> instructions for </w:t>
      </w:r>
      <w:r w:rsidR="002E01F0">
        <w:t xml:space="preserve">VideoRay Sonar </w:t>
      </w:r>
      <w:proofErr w:type="spellStart"/>
      <w:r w:rsidR="002E01F0">
        <w:t>CoPilot</w:t>
      </w:r>
      <w:proofErr w:type="spellEnd"/>
      <w:r w:rsidRPr="00BD5C70">
        <w:t xml:space="preserve"> and equipment.</w:t>
      </w:r>
    </w:p>
    <w:p w:rsidR="001045F1" w:rsidRPr="004240EF" w:rsidRDefault="00C7705D" w:rsidP="00E41E65">
      <w:pPr>
        <w:pStyle w:val="Heading2"/>
        <w:jc w:val="both"/>
        <w:rPr>
          <w:rFonts w:cstheme="minorHAnsi"/>
        </w:rPr>
      </w:pPr>
      <w:bookmarkStart w:id="5" w:name="_Toc327882018"/>
      <w:r>
        <w:rPr>
          <w:rFonts w:cstheme="minorHAnsi"/>
        </w:rPr>
        <w:t>Targeted Audience</w:t>
      </w:r>
      <w:bookmarkEnd w:id="5"/>
    </w:p>
    <w:p w:rsidR="006313E3" w:rsidRPr="004240EF" w:rsidRDefault="00C7705D" w:rsidP="00E41E65">
      <w:pPr>
        <w:jc w:val="both"/>
      </w:pPr>
      <w:r w:rsidRPr="00BD5C70">
        <w:t xml:space="preserve">This </w:t>
      </w:r>
      <w:r w:rsidR="00895764">
        <w:t>manual</w:t>
      </w:r>
      <w:r w:rsidR="00895764" w:rsidRPr="00BD5C70">
        <w:t xml:space="preserve"> </w:t>
      </w:r>
      <w:r w:rsidRPr="00BD5C70">
        <w:t xml:space="preserve">is designed and developed for operators </w:t>
      </w:r>
      <w:r>
        <w:t xml:space="preserve">of the VideoRay Pro 4 </w:t>
      </w:r>
      <w:proofErr w:type="spellStart"/>
      <w:r>
        <w:t>MicroROV</w:t>
      </w:r>
      <w:proofErr w:type="spellEnd"/>
      <w:r>
        <w:t xml:space="preserve"> with </w:t>
      </w:r>
      <w:proofErr w:type="gramStart"/>
      <w:r w:rsidR="002E01F0">
        <w:t>a BlueView</w:t>
      </w:r>
      <w:proofErr w:type="gramEnd"/>
      <w:r w:rsidR="002E01F0">
        <w:t xml:space="preserve"> Sonar</w:t>
      </w:r>
      <w:r>
        <w:t xml:space="preserve"> </w:t>
      </w:r>
      <w:r w:rsidRPr="00BD5C70">
        <w:t xml:space="preserve">who are required to operate </w:t>
      </w:r>
      <w:r>
        <w:t xml:space="preserve">the VideoRay </w:t>
      </w:r>
      <w:r w:rsidRPr="00BD5C70">
        <w:t xml:space="preserve">remotely operated vehicle (ROV) systems using </w:t>
      </w:r>
      <w:r w:rsidR="002E01F0">
        <w:t xml:space="preserve">VideoRay Sonar </w:t>
      </w:r>
      <w:proofErr w:type="spellStart"/>
      <w:r w:rsidR="002E01F0">
        <w:t>CoPilot</w:t>
      </w:r>
      <w:proofErr w:type="spellEnd"/>
      <w:r w:rsidRPr="00BD5C70">
        <w:t xml:space="preserve">. </w:t>
      </w:r>
    </w:p>
    <w:p w:rsidR="001045F1" w:rsidRPr="004240EF" w:rsidRDefault="00C7705D" w:rsidP="00E41E65">
      <w:pPr>
        <w:pStyle w:val="Heading1"/>
        <w:jc w:val="both"/>
        <w:rPr>
          <w:rFonts w:cstheme="minorHAnsi"/>
        </w:rPr>
      </w:pPr>
      <w:bookmarkStart w:id="6" w:name="_Toc327882019"/>
      <w:r>
        <w:rPr>
          <w:rFonts w:cstheme="minorHAnsi"/>
        </w:rPr>
        <w:t>General Overview</w:t>
      </w:r>
      <w:bookmarkEnd w:id="6"/>
    </w:p>
    <w:p w:rsidR="00C7705D" w:rsidRPr="00BD5C70" w:rsidRDefault="002E01F0" w:rsidP="00E41E65">
      <w:pPr>
        <w:jc w:val="both"/>
      </w:pPr>
      <w:r>
        <w:t xml:space="preserve">VideoRay Sonar </w:t>
      </w:r>
      <w:proofErr w:type="spellStart"/>
      <w:r>
        <w:t>CoPilot</w:t>
      </w:r>
      <w:proofErr w:type="spellEnd"/>
      <w:r w:rsidR="00C7705D">
        <w:t xml:space="preserve"> V1.1</w:t>
      </w:r>
      <w:r w:rsidR="00C7705D" w:rsidRPr="00BD5C70">
        <w:t xml:space="preserve"> provides the latest generation of SMART software tools in a simple to use, pilot-friendly form. Training using </w:t>
      </w:r>
      <w:r>
        <w:t xml:space="preserve">VideoRay Sonar </w:t>
      </w:r>
      <w:proofErr w:type="spellStart"/>
      <w:r>
        <w:t>CoPilot</w:t>
      </w:r>
      <w:proofErr w:type="spellEnd"/>
      <w:r w:rsidR="00C7705D" w:rsidRPr="00BD5C70">
        <w:t xml:space="preserve"> is painless and the intuitive tools help novice users</w:t>
      </w:r>
      <w:r w:rsidR="00C7705D">
        <w:t xml:space="preserve"> tackle even the most complex operations</w:t>
      </w:r>
      <w:r w:rsidR="00C7705D" w:rsidRPr="00BD5C70">
        <w:t xml:space="preserve">. </w:t>
      </w:r>
    </w:p>
    <w:p w:rsidR="00C7705D" w:rsidRPr="00BD5C70" w:rsidRDefault="00895764" w:rsidP="00E41E65">
      <w:pPr>
        <w:jc w:val="both"/>
      </w:pPr>
      <w:r>
        <w:t xml:space="preserve">Pilots normally control a VideoRay ROV using </w:t>
      </w:r>
      <w:proofErr w:type="spellStart"/>
      <w:r>
        <w:t>thruster</w:t>
      </w:r>
      <w:proofErr w:type="spellEnd"/>
      <w:r>
        <w:t xml:space="preserve"> inputs to follow a desired course and speed. Constant adjustments are required to correct the course and account for water current and tether drag. Using VideoRay Sonar </w:t>
      </w:r>
      <w:proofErr w:type="spellStart"/>
      <w:r>
        <w:t>CoPilot</w:t>
      </w:r>
      <w:proofErr w:type="spellEnd"/>
      <w:r>
        <w:t xml:space="preserve">, </w:t>
      </w:r>
      <w:r w:rsidR="00564DA1">
        <w:t>operators</w:t>
      </w:r>
      <w:r>
        <w:t xml:space="preserve"> </w:t>
      </w:r>
      <w:r w:rsidR="00683D10">
        <w:t xml:space="preserve">are able to </w:t>
      </w:r>
      <w:r w:rsidR="00683D10" w:rsidRPr="003F6ACC">
        <w:t>i</w:t>
      </w:r>
      <w:r w:rsidR="00B204AC" w:rsidRPr="003F6ACC">
        <w:t xml:space="preserve">dentify objects suitable for tracking and </w:t>
      </w:r>
      <w:r w:rsidR="00683D10" w:rsidRPr="003F6ACC">
        <w:t xml:space="preserve">can then </w:t>
      </w:r>
      <w:r w:rsidR="00B204AC" w:rsidRPr="003F6ACC">
        <w:t xml:space="preserve">maintain </w:t>
      </w:r>
      <w:r w:rsidR="00683D10" w:rsidRPr="003F6ACC">
        <w:t xml:space="preserve">a stable </w:t>
      </w:r>
      <w:r w:rsidR="00B204AC" w:rsidRPr="003F6ACC">
        <w:t>heading and ra</w:t>
      </w:r>
      <w:r w:rsidR="00564DA1">
        <w:t>n</w:t>
      </w:r>
      <w:r w:rsidR="00B204AC" w:rsidRPr="003F6ACC">
        <w:t>ge to the</w:t>
      </w:r>
      <w:r w:rsidR="00683D10" w:rsidRPr="003F6ACC">
        <w:t xml:space="preserve"> target as </w:t>
      </w:r>
      <w:r w:rsidR="00564DA1">
        <w:t>desired</w:t>
      </w:r>
      <w:r w:rsidR="003F6ACC">
        <w:t xml:space="preserve">, without the concern of current and tether drag. </w:t>
      </w:r>
      <w:r w:rsidR="00C7705D" w:rsidRPr="003F6ACC">
        <w:t>Pilots</w:t>
      </w:r>
      <w:r w:rsidR="00C7705D" w:rsidRPr="00BD5C70">
        <w:t xml:space="preserve"> using</w:t>
      </w:r>
      <w:r w:rsidR="00C7705D">
        <w:t xml:space="preserve"> the Pro 4</w:t>
      </w:r>
      <w:r w:rsidR="00C7705D" w:rsidRPr="00BD5C70">
        <w:t xml:space="preserve"> ROV equipped with </w:t>
      </w:r>
      <w:r w:rsidR="002E01F0">
        <w:t xml:space="preserve">VideoRay Sonar </w:t>
      </w:r>
      <w:proofErr w:type="spellStart"/>
      <w:r w:rsidR="002E01F0">
        <w:t>CoPilot</w:t>
      </w:r>
      <w:proofErr w:type="spellEnd"/>
      <w:r w:rsidR="00C7705D">
        <w:t xml:space="preserve"> will be able to:</w:t>
      </w:r>
    </w:p>
    <w:p w:rsidR="00C7705D" w:rsidRDefault="00C7705D" w:rsidP="00897F14">
      <w:pPr>
        <w:pStyle w:val="ListParagraph"/>
        <w:numPr>
          <w:ilvl w:val="0"/>
          <w:numId w:val="3"/>
        </w:numPr>
        <w:jc w:val="both"/>
      </w:pPr>
      <w:r w:rsidRPr="00BD5C70">
        <w:t>hold position and heading at the touch of a button;</w:t>
      </w:r>
    </w:p>
    <w:p w:rsidR="00183C08" w:rsidRDefault="00183C08" w:rsidP="00897F14">
      <w:pPr>
        <w:pStyle w:val="ListParagraph"/>
        <w:numPr>
          <w:ilvl w:val="0"/>
          <w:numId w:val="3"/>
        </w:numPr>
        <w:jc w:val="both"/>
      </w:pPr>
      <w:r>
        <w:t>visualise current field of view as captured by the sonar</w:t>
      </w:r>
      <w:r w:rsidR="003F6ACC">
        <w:t>;</w:t>
      </w:r>
    </w:p>
    <w:p w:rsidR="005B036B" w:rsidRPr="00BD5C70" w:rsidRDefault="005B036B" w:rsidP="00897F14">
      <w:pPr>
        <w:pStyle w:val="ListParagraph"/>
        <w:numPr>
          <w:ilvl w:val="0"/>
          <w:numId w:val="3"/>
        </w:numPr>
        <w:jc w:val="both"/>
      </w:pPr>
      <w:r>
        <w:t>track and hold position relative to a selected target</w:t>
      </w:r>
      <w:r w:rsidR="003F6ACC">
        <w:t>;</w:t>
      </w:r>
    </w:p>
    <w:p w:rsidR="00183C08" w:rsidRPr="00BD5C70" w:rsidRDefault="00183C08" w:rsidP="00897F14">
      <w:pPr>
        <w:pStyle w:val="ListParagraph"/>
        <w:numPr>
          <w:ilvl w:val="0"/>
          <w:numId w:val="3"/>
        </w:numPr>
        <w:jc w:val="both"/>
      </w:pPr>
      <w:r>
        <w:t xml:space="preserve">alter </w:t>
      </w:r>
      <w:r w:rsidR="003F6ACC">
        <w:t xml:space="preserve">the </w:t>
      </w:r>
      <w:proofErr w:type="spellStart"/>
      <w:r w:rsidR="00B204AC">
        <w:t>colormap</w:t>
      </w:r>
      <w:proofErr w:type="spellEnd"/>
      <w:r>
        <w:t xml:space="preserve"> of </w:t>
      </w:r>
      <w:r w:rsidR="003F6ACC">
        <w:t xml:space="preserve">the </w:t>
      </w:r>
      <w:r>
        <w:t>interface to suit personal preference and current conditions</w:t>
      </w:r>
      <w:r w:rsidR="003F6ACC">
        <w:t>;</w:t>
      </w:r>
    </w:p>
    <w:p w:rsidR="00C7705D" w:rsidRDefault="00C7705D" w:rsidP="00897F14">
      <w:pPr>
        <w:pStyle w:val="ListParagraph"/>
        <w:numPr>
          <w:ilvl w:val="0"/>
          <w:numId w:val="3"/>
        </w:numPr>
        <w:jc w:val="both"/>
      </w:pPr>
      <w:proofErr w:type="gramStart"/>
      <w:r w:rsidRPr="00BD5C70">
        <w:t>concentrate</w:t>
      </w:r>
      <w:proofErr w:type="gramEnd"/>
      <w:r w:rsidRPr="00BD5C70">
        <w:t xml:space="preserve"> on the operations and not </w:t>
      </w:r>
      <w:r w:rsidR="003F6ACC">
        <w:t xml:space="preserve">the </w:t>
      </w:r>
      <w:r w:rsidRPr="00BD5C70">
        <w:t xml:space="preserve">actual action of piloting. </w:t>
      </w:r>
    </w:p>
    <w:p w:rsidR="00C7705D" w:rsidRDefault="00C7705D" w:rsidP="00E41E65">
      <w:pPr>
        <w:pStyle w:val="ListParagraph"/>
        <w:jc w:val="both"/>
      </w:pPr>
    </w:p>
    <w:p w:rsidR="00C7705D" w:rsidRDefault="00C7705D" w:rsidP="00E41E65">
      <w:pPr>
        <w:pStyle w:val="Heading2"/>
        <w:jc w:val="both"/>
      </w:pPr>
      <w:bookmarkStart w:id="7" w:name="_Toc327882020"/>
      <w:r>
        <w:t>Requirements</w:t>
      </w:r>
      <w:bookmarkEnd w:id="7"/>
    </w:p>
    <w:p w:rsidR="00C7705D" w:rsidRPr="00BD5C70" w:rsidRDefault="002E01F0" w:rsidP="00E41E65">
      <w:pPr>
        <w:jc w:val="both"/>
      </w:pPr>
      <w:r>
        <w:t xml:space="preserve">VideoRay Sonar </w:t>
      </w:r>
      <w:proofErr w:type="spellStart"/>
      <w:r>
        <w:t>CoPilot</w:t>
      </w:r>
      <w:proofErr w:type="spellEnd"/>
      <w:r w:rsidR="00C7705D" w:rsidRPr="00BD5C70">
        <w:t xml:space="preserve"> requires that the</w:t>
      </w:r>
      <w:r w:rsidR="00C7705D">
        <w:t xml:space="preserve"> Pro 4</w:t>
      </w:r>
      <w:r w:rsidR="00C7705D" w:rsidRPr="00BD5C70">
        <w:t xml:space="preserve"> ROV is equipped with a </w:t>
      </w:r>
      <w:r w:rsidR="00895764">
        <w:t xml:space="preserve">BlueView </w:t>
      </w:r>
      <w:r w:rsidR="003F6ACC">
        <w:t>P900 Sonar</w:t>
      </w:r>
      <w:ins w:id="8" w:author="Tom Glebas" w:date="2012-06-23T16:56:00Z">
        <w:r w:rsidR="009B0A8D">
          <w:t>.</w:t>
        </w:r>
      </w:ins>
    </w:p>
    <w:p w:rsidR="00C7705D" w:rsidRDefault="00C7705D" w:rsidP="00E41E65">
      <w:pPr>
        <w:pStyle w:val="Heading2"/>
        <w:jc w:val="both"/>
      </w:pPr>
      <w:bookmarkStart w:id="9" w:name="_Toc327882021"/>
      <w:r>
        <w:t>Dynamic Positioning System</w:t>
      </w:r>
      <w:bookmarkEnd w:id="9"/>
    </w:p>
    <w:p w:rsidR="00C7705D" w:rsidRPr="00BD5C70" w:rsidRDefault="00C7705D" w:rsidP="00E41E65">
      <w:pPr>
        <w:jc w:val="both"/>
      </w:pPr>
      <w:r w:rsidRPr="00BD5C70">
        <w:t xml:space="preserve">A dynamic positioning (DP) system allows </w:t>
      </w:r>
      <w:r w:rsidR="00E41E65">
        <w:t>the</w:t>
      </w:r>
      <w:r w:rsidRPr="00BD5C70">
        <w:t xml:space="preserve"> ROV to automatically hold a requested position. A DP system mimics automatically what a pilot would do in adjusting the </w:t>
      </w:r>
      <w:proofErr w:type="spellStart"/>
      <w:r w:rsidRPr="00BD5C70">
        <w:t>thrusters</w:t>
      </w:r>
      <w:proofErr w:type="spellEnd"/>
      <w:r w:rsidRPr="00BD5C70">
        <w:t xml:space="preserve"> to keep the desired position.</w:t>
      </w:r>
    </w:p>
    <w:p w:rsidR="00C7705D" w:rsidRPr="00BD5C70" w:rsidRDefault="00B204AC" w:rsidP="00E41E65">
      <w:pPr>
        <w:jc w:val="both"/>
      </w:pPr>
      <w:r>
        <w:t xml:space="preserve">VideoRay Sonar </w:t>
      </w:r>
      <w:proofErr w:type="spellStart"/>
      <w:r>
        <w:t>CoPilot</w:t>
      </w:r>
      <w:proofErr w:type="spellEnd"/>
      <w:r>
        <w:t xml:space="preserve"> </w:t>
      </w:r>
      <w:r w:rsidR="00564DA1">
        <w:t xml:space="preserve">enables object relative station-keeping and approach; the system </w:t>
      </w:r>
      <w:r>
        <w:t xml:space="preserve">will maintain a constant range to target whilst keeping the target </w:t>
      </w:r>
      <w:r w:rsidR="00564DA1">
        <w:t>at</w:t>
      </w:r>
      <w:r>
        <w:t xml:space="preserve"> the centre of the sonar field of view</w:t>
      </w:r>
      <w:r w:rsidR="00564DA1">
        <w:t>. The user can then perform object-relative advances / retreats (reduce or increase range to target); or change depth/altitude while keeping a constant distance from the target.</w:t>
      </w:r>
    </w:p>
    <w:p w:rsidR="00C7705D" w:rsidRDefault="002E01F0" w:rsidP="00E41E65">
      <w:pPr>
        <w:pStyle w:val="Heading2"/>
        <w:jc w:val="both"/>
      </w:pPr>
      <w:bookmarkStart w:id="10" w:name="_Toc327882022"/>
      <w:r>
        <w:lastRenderedPageBreak/>
        <w:t xml:space="preserve">VideoRay Sonar </w:t>
      </w:r>
      <w:proofErr w:type="spellStart"/>
      <w:r>
        <w:t>CoPilot</w:t>
      </w:r>
      <w:proofErr w:type="spellEnd"/>
      <w:r w:rsidR="00C7705D">
        <w:t xml:space="preserve"> Core Features</w:t>
      </w:r>
      <w:bookmarkEnd w:id="10"/>
    </w:p>
    <w:p w:rsidR="00C7705D" w:rsidRPr="00BD5C70" w:rsidRDefault="00C7705D" w:rsidP="00E41E65">
      <w:pPr>
        <w:jc w:val="both"/>
      </w:pPr>
      <w:r w:rsidRPr="00BD5C70">
        <w:t xml:space="preserve">The core features of </w:t>
      </w:r>
      <w:r w:rsidR="002E01F0">
        <w:t xml:space="preserve">VideoRay Sonar </w:t>
      </w:r>
      <w:proofErr w:type="spellStart"/>
      <w:r w:rsidR="002E01F0">
        <w:t>CoPilot</w:t>
      </w:r>
      <w:proofErr w:type="spellEnd"/>
      <w:r w:rsidRPr="00BD5C70">
        <w:t xml:space="preserve"> are: </w:t>
      </w:r>
    </w:p>
    <w:p w:rsidR="00C7705D" w:rsidRDefault="00C7705D" w:rsidP="00897F14">
      <w:pPr>
        <w:pStyle w:val="ListParagraph"/>
        <w:numPr>
          <w:ilvl w:val="0"/>
          <w:numId w:val="4"/>
        </w:numPr>
        <w:jc w:val="both"/>
      </w:pPr>
      <w:r w:rsidRPr="00C7705D">
        <w:rPr>
          <w:b/>
        </w:rPr>
        <w:t>Pilot Interface</w:t>
      </w:r>
      <w:r w:rsidRPr="00BD5C70">
        <w:t xml:space="preserve">: The </w:t>
      </w:r>
      <w:r w:rsidR="002E01F0">
        <w:t xml:space="preserve">VideoRay Sonar </w:t>
      </w:r>
      <w:proofErr w:type="spellStart"/>
      <w:r w:rsidR="002E01F0">
        <w:t>CoPilot</w:t>
      </w:r>
      <w:proofErr w:type="spellEnd"/>
      <w:r w:rsidRPr="00BD5C70">
        <w:t xml:space="preserve"> pilot interface offers the visual aid of real-time monitoring</w:t>
      </w:r>
      <w:r w:rsidR="00183C08">
        <w:t xml:space="preserve"> of the field of view</w:t>
      </w:r>
      <w:r w:rsidRPr="00BD5C70">
        <w:t xml:space="preserve">. Its non-intrusive dark background enhances the display on screen and allows the user to extract vital real-time information for </w:t>
      </w:r>
      <w:r w:rsidR="00183C08">
        <w:t>tracking</w:t>
      </w:r>
      <w:r w:rsidRPr="00BD5C70">
        <w:t>.</w:t>
      </w:r>
    </w:p>
    <w:p w:rsidR="000B2B27" w:rsidRPr="00BD5C70" w:rsidRDefault="000B2B27" w:rsidP="00897F14">
      <w:pPr>
        <w:pStyle w:val="ListParagraph"/>
        <w:numPr>
          <w:ilvl w:val="0"/>
          <w:numId w:val="4"/>
        </w:numPr>
        <w:jc w:val="both"/>
      </w:pPr>
      <w:r w:rsidRPr="000B2B27">
        <w:rPr>
          <w:b/>
        </w:rPr>
        <w:t>Tracking:</w:t>
      </w:r>
      <w:r>
        <w:t xml:space="preserve"> VideoRay Sonar </w:t>
      </w:r>
      <w:proofErr w:type="spellStart"/>
      <w:r>
        <w:t>CoPilot</w:t>
      </w:r>
      <w:proofErr w:type="spellEnd"/>
      <w:r>
        <w:t xml:space="preserve"> allows the user to track, monitor and classify multiple targets simultaneously using the simple Pilot Interface</w:t>
      </w:r>
    </w:p>
    <w:p w:rsidR="00C7705D" w:rsidRPr="00BD5C70" w:rsidRDefault="00C7705D" w:rsidP="00897F14">
      <w:pPr>
        <w:pStyle w:val="ListParagraph"/>
        <w:numPr>
          <w:ilvl w:val="0"/>
          <w:numId w:val="4"/>
        </w:numPr>
        <w:jc w:val="both"/>
      </w:pPr>
      <w:r w:rsidRPr="00C7705D">
        <w:rPr>
          <w:b/>
        </w:rPr>
        <w:t>Compatibility</w:t>
      </w:r>
      <w:r w:rsidRPr="00BD5C70">
        <w:t xml:space="preserve">: </w:t>
      </w:r>
      <w:r w:rsidR="002E01F0">
        <w:t xml:space="preserve">VideoRay Sonar </w:t>
      </w:r>
      <w:proofErr w:type="spellStart"/>
      <w:r w:rsidR="002E01F0">
        <w:t>CoPilot</w:t>
      </w:r>
      <w:proofErr w:type="spellEnd"/>
      <w:r w:rsidRPr="00BD5C70">
        <w:t xml:space="preserve"> is compatible with the latest </w:t>
      </w:r>
      <w:r w:rsidR="00402AC5">
        <w:t xml:space="preserve">version of the BlueView </w:t>
      </w:r>
      <w:r w:rsidR="00B204AC">
        <w:t>P900 Sonar devices.</w:t>
      </w:r>
      <w:r w:rsidRPr="00BD5C70">
        <w:t xml:space="preserve"> </w:t>
      </w:r>
    </w:p>
    <w:p w:rsidR="00A351C5" w:rsidRDefault="00A351C5" w:rsidP="00E41E65">
      <w:pPr>
        <w:pStyle w:val="Heading3"/>
        <w:jc w:val="both"/>
      </w:pPr>
      <w:bookmarkStart w:id="11" w:name="_Toc219264982"/>
      <w:bookmarkStart w:id="12" w:name="_Toc219265142"/>
      <w:bookmarkStart w:id="13" w:name="_Toc216510611"/>
      <w:bookmarkStart w:id="14" w:name="_Toc216510762"/>
      <w:bookmarkStart w:id="15" w:name="_Toc216510914"/>
      <w:bookmarkStart w:id="16" w:name="_Toc216511065"/>
      <w:bookmarkStart w:id="17" w:name="_Toc216511216"/>
      <w:bookmarkStart w:id="18" w:name="_Toc216511388"/>
      <w:bookmarkStart w:id="19" w:name="_Toc216511542"/>
      <w:bookmarkStart w:id="20" w:name="_Toc216511687"/>
      <w:bookmarkStart w:id="21" w:name="_Toc216511843"/>
      <w:bookmarkStart w:id="22" w:name="_Toc216511997"/>
      <w:bookmarkStart w:id="23" w:name="_Toc216512152"/>
      <w:bookmarkStart w:id="24" w:name="_Toc216512772"/>
      <w:bookmarkStart w:id="25" w:name="_Toc216514999"/>
      <w:bookmarkStart w:id="26" w:name="_Toc216603574"/>
      <w:bookmarkStart w:id="27" w:name="_Toc216606369"/>
      <w:bookmarkStart w:id="28" w:name="_Toc216664722"/>
      <w:bookmarkStart w:id="29" w:name="_Toc216766702"/>
      <w:bookmarkStart w:id="30" w:name="_Toc216775400"/>
      <w:bookmarkStart w:id="31" w:name="_Toc217182576"/>
      <w:bookmarkStart w:id="32" w:name="_Toc217185901"/>
      <w:bookmarkStart w:id="33" w:name="_Toc217188812"/>
      <w:bookmarkStart w:id="34" w:name="_Toc217189418"/>
      <w:bookmarkStart w:id="35" w:name="_Toc217200250"/>
      <w:bookmarkStart w:id="36" w:name="_Toc216510288"/>
      <w:bookmarkStart w:id="37" w:name="_Toc216510425"/>
      <w:bookmarkStart w:id="38" w:name="_Toc216510612"/>
      <w:bookmarkStart w:id="39" w:name="_Toc216510763"/>
      <w:bookmarkStart w:id="40" w:name="_Toc216510915"/>
      <w:bookmarkStart w:id="41" w:name="_Toc216511066"/>
      <w:bookmarkStart w:id="42" w:name="_Toc216511217"/>
      <w:bookmarkStart w:id="43" w:name="_Toc216511389"/>
      <w:bookmarkStart w:id="44" w:name="_Toc216511543"/>
      <w:bookmarkStart w:id="45" w:name="_Toc216511688"/>
      <w:bookmarkStart w:id="46" w:name="_Toc216511844"/>
      <w:bookmarkStart w:id="47" w:name="_Toc216511998"/>
      <w:bookmarkStart w:id="48" w:name="_Toc216512153"/>
      <w:bookmarkStart w:id="49" w:name="_Toc216512773"/>
      <w:bookmarkStart w:id="50" w:name="_Toc216515000"/>
      <w:bookmarkStart w:id="51" w:name="_Toc216603575"/>
      <w:bookmarkStart w:id="52" w:name="_Toc216606370"/>
      <w:bookmarkStart w:id="53" w:name="_Toc216664723"/>
      <w:bookmarkStart w:id="54" w:name="_Toc216766703"/>
      <w:bookmarkStart w:id="55" w:name="_Toc216775401"/>
      <w:bookmarkStart w:id="56" w:name="_Toc217182577"/>
      <w:bookmarkStart w:id="57" w:name="_Toc217185902"/>
      <w:bookmarkStart w:id="58" w:name="_Toc217188813"/>
      <w:bookmarkStart w:id="59" w:name="_Toc217189419"/>
      <w:bookmarkStart w:id="60" w:name="_Toc217200251"/>
      <w:bookmarkStart w:id="61" w:name="_Toc216240141"/>
      <w:bookmarkStart w:id="62" w:name="_Toc216510613"/>
      <w:bookmarkStart w:id="63" w:name="_Toc216510764"/>
      <w:bookmarkStart w:id="64" w:name="_Toc216510916"/>
      <w:bookmarkStart w:id="65" w:name="_Toc216511067"/>
      <w:bookmarkStart w:id="66" w:name="_Toc216511218"/>
      <w:bookmarkStart w:id="67" w:name="_Toc216511390"/>
      <w:bookmarkStart w:id="68" w:name="_Toc216511544"/>
      <w:bookmarkStart w:id="69" w:name="_Toc216511689"/>
      <w:bookmarkStart w:id="70" w:name="_Toc216511845"/>
      <w:bookmarkStart w:id="71" w:name="_Toc216511999"/>
      <w:bookmarkStart w:id="72" w:name="_Toc216512154"/>
      <w:bookmarkStart w:id="73" w:name="_Toc216512774"/>
      <w:bookmarkStart w:id="74" w:name="_Toc216515001"/>
      <w:bookmarkStart w:id="75" w:name="_Toc216603576"/>
      <w:bookmarkStart w:id="76" w:name="_Toc216606371"/>
      <w:bookmarkStart w:id="77" w:name="_Toc216664724"/>
      <w:bookmarkStart w:id="78" w:name="_Toc216766704"/>
      <w:bookmarkStart w:id="79" w:name="_Toc216775402"/>
      <w:bookmarkStart w:id="80" w:name="_Toc217182578"/>
      <w:bookmarkStart w:id="81" w:name="_Toc217185903"/>
      <w:bookmarkStart w:id="82" w:name="_Toc217188814"/>
      <w:bookmarkStart w:id="83" w:name="_Toc217189420"/>
      <w:bookmarkStart w:id="84" w:name="_Toc217200252"/>
      <w:bookmarkStart w:id="85" w:name="_Toc216510290"/>
      <w:bookmarkStart w:id="86" w:name="_Toc216510427"/>
      <w:bookmarkStart w:id="87" w:name="_Toc216510615"/>
      <w:bookmarkStart w:id="88" w:name="_Toc216510766"/>
      <w:bookmarkStart w:id="89" w:name="_Toc216510918"/>
      <w:bookmarkStart w:id="90" w:name="_Toc216511069"/>
      <w:bookmarkStart w:id="91" w:name="_Toc216511220"/>
      <w:bookmarkStart w:id="92" w:name="_Toc216511392"/>
      <w:bookmarkStart w:id="93" w:name="_Toc216511546"/>
      <w:bookmarkStart w:id="94" w:name="_Toc216511691"/>
      <w:bookmarkStart w:id="95" w:name="_Toc216511847"/>
      <w:bookmarkStart w:id="96" w:name="_Toc216512001"/>
      <w:bookmarkStart w:id="97" w:name="_Toc216512156"/>
      <w:bookmarkStart w:id="98" w:name="_Toc216512776"/>
      <w:bookmarkStart w:id="99" w:name="_Toc216515003"/>
      <w:bookmarkStart w:id="100" w:name="_Toc216603578"/>
      <w:bookmarkStart w:id="101" w:name="_Toc216606373"/>
      <w:bookmarkStart w:id="102" w:name="_Toc216664726"/>
      <w:bookmarkStart w:id="103" w:name="_Toc216766706"/>
      <w:bookmarkStart w:id="104" w:name="_Toc216775404"/>
      <w:bookmarkStart w:id="105" w:name="_Toc217182580"/>
      <w:bookmarkStart w:id="106" w:name="_Toc217185905"/>
      <w:bookmarkStart w:id="107" w:name="_Toc217188816"/>
      <w:bookmarkStart w:id="108" w:name="_Toc217189422"/>
      <w:bookmarkStart w:id="109" w:name="_Toc217200254"/>
      <w:bookmarkStart w:id="110" w:name="_Rear_panel_layout_and_connections_d"/>
      <w:bookmarkStart w:id="111" w:name="_Rear_Panel_Layout"/>
      <w:bookmarkStart w:id="112" w:name="_Toc216510291"/>
      <w:bookmarkStart w:id="113" w:name="_Toc216510428"/>
      <w:bookmarkStart w:id="114" w:name="_Toc216510616"/>
      <w:bookmarkStart w:id="115" w:name="_Toc216510767"/>
      <w:bookmarkStart w:id="116" w:name="_Toc216510919"/>
      <w:bookmarkStart w:id="117" w:name="_Toc216511070"/>
      <w:bookmarkStart w:id="118" w:name="_Toc216511221"/>
      <w:bookmarkStart w:id="119" w:name="_Toc216511393"/>
      <w:bookmarkStart w:id="120" w:name="_Toc216511547"/>
      <w:bookmarkStart w:id="121" w:name="_Toc216511692"/>
      <w:bookmarkStart w:id="122" w:name="_Toc216511848"/>
      <w:bookmarkStart w:id="123" w:name="_Toc216512002"/>
      <w:bookmarkStart w:id="124" w:name="_Toc216512157"/>
      <w:bookmarkStart w:id="125" w:name="_Toc216512777"/>
      <w:bookmarkStart w:id="126" w:name="_Toc216515004"/>
      <w:bookmarkStart w:id="127" w:name="_Toc216603579"/>
      <w:bookmarkStart w:id="128" w:name="_Toc216606374"/>
      <w:bookmarkStart w:id="129" w:name="_Toc216664727"/>
      <w:bookmarkStart w:id="130" w:name="_Toc216766707"/>
      <w:bookmarkStart w:id="131" w:name="_Toc216775405"/>
      <w:bookmarkStart w:id="132" w:name="_Toc217182581"/>
      <w:bookmarkStart w:id="133" w:name="_Toc217185906"/>
      <w:bookmarkStart w:id="134" w:name="_Toc217188817"/>
      <w:bookmarkStart w:id="135" w:name="_Toc217189423"/>
      <w:bookmarkStart w:id="136" w:name="_Toc217200255"/>
      <w:bookmarkStart w:id="137" w:name="_Toc216510292"/>
      <w:bookmarkStart w:id="138" w:name="_Toc216510429"/>
      <w:bookmarkStart w:id="139" w:name="_Toc216510617"/>
      <w:bookmarkStart w:id="140" w:name="_Toc216510768"/>
      <w:bookmarkStart w:id="141" w:name="_Toc216510920"/>
      <w:bookmarkStart w:id="142" w:name="_Toc216511071"/>
      <w:bookmarkStart w:id="143" w:name="_Toc216511222"/>
      <w:bookmarkStart w:id="144" w:name="_Toc216511394"/>
      <w:bookmarkStart w:id="145" w:name="_Toc216511548"/>
      <w:bookmarkStart w:id="146" w:name="_Toc216511693"/>
      <w:bookmarkStart w:id="147" w:name="_Toc216511849"/>
      <w:bookmarkStart w:id="148" w:name="_Toc216512003"/>
      <w:bookmarkStart w:id="149" w:name="_Toc216512158"/>
      <w:bookmarkStart w:id="150" w:name="_Toc216512778"/>
      <w:bookmarkStart w:id="151" w:name="_Toc216515005"/>
      <w:bookmarkStart w:id="152" w:name="_Toc216603580"/>
      <w:bookmarkStart w:id="153" w:name="_Toc216606375"/>
      <w:bookmarkStart w:id="154" w:name="_Toc216664728"/>
      <w:bookmarkStart w:id="155" w:name="_Toc216766708"/>
      <w:bookmarkStart w:id="156" w:name="_Toc216775406"/>
      <w:bookmarkStart w:id="157" w:name="_Toc217182582"/>
      <w:bookmarkStart w:id="158" w:name="_Toc217185907"/>
      <w:bookmarkStart w:id="159" w:name="_Toc217188818"/>
      <w:bookmarkStart w:id="160" w:name="_Toc217189424"/>
      <w:bookmarkStart w:id="161" w:name="_Toc217200256"/>
      <w:bookmarkStart w:id="162" w:name="_Toc32788202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t>Tracking Module</w:t>
      </w:r>
      <w:bookmarkEnd w:id="162"/>
    </w:p>
    <w:p w:rsidR="00A351C5" w:rsidRPr="00BD5C70" w:rsidRDefault="00A351C5" w:rsidP="00E41E65">
      <w:pPr>
        <w:jc w:val="both"/>
      </w:pPr>
      <w:r w:rsidRPr="00BD5C70">
        <w:t>The tracking module is a</w:t>
      </w:r>
      <w:r w:rsidR="003F6ACC">
        <w:t xml:space="preserve"> </w:t>
      </w:r>
      <w:r w:rsidRPr="00BD5C70">
        <w:t xml:space="preserve">navigation tool that augments the operation of the dynamic positioning system. This tool works by using </w:t>
      </w:r>
      <w:r>
        <w:t>sonar</w:t>
      </w:r>
      <w:r w:rsidRPr="00BD5C70">
        <w:t xml:space="preserve"> input, analysing the images produced by the sonar and identifying </w:t>
      </w:r>
      <w:proofErr w:type="spellStart"/>
      <w:r w:rsidRPr="00BD5C70">
        <w:t>trackable</w:t>
      </w:r>
      <w:proofErr w:type="spellEnd"/>
      <w:r w:rsidRPr="00BD5C70">
        <w:t xml:space="preserve"> targets within the sonar field of view. If a target has been selected, the user is able to reliably and safely move the vehicle relative to the target, provided it remains within the field of view of the sonar. The tracking module has applications in sub-sea operations, such as riser tracking, that allow the vehicle to easily maintain a constant visual of the selected target. </w:t>
      </w:r>
    </w:p>
    <w:p w:rsidR="00A351C5" w:rsidRDefault="00A351C5" w:rsidP="00E41E65">
      <w:pPr>
        <w:pStyle w:val="Heading1"/>
        <w:jc w:val="both"/>
      </w:pPr>
      <w:bookmarkStart w:id="163" w:name="_Toc327882024"/>
      <w:r>
        <w:t>Pilot Interface Overview</w:t>
      </w:r>
      <w:bookmarkEnd w:id="163"/>
    </w:p>
    <w:p w:rsidR="00A351C5" w:rsidRDefault="00A351C5" w:rsidP="00E41E65">
      <w:pPr>
        <w:jc w:val="both"/>
      </w:pPr>
      <w:r w:rsidRPr="00BD5C70">
        <w:t xml:space="preserve">The </w:t>
      </w:r>
      <w:r w:rsidR="002E01F0">
        <w:t xml:space="preserve">VideoRay Sonar </w:t>
      </w:r>
      <w:proofErr w:type="spellStart"/>
      <w:r w:rsidR="002E01F0">
        <w:t>CoPilot</w:t>
      </w:r>
      <w:proofErr w:type="spellEnd"/>
      <w:r w:rsidRPr="00BD5C70">
        <w:t xml:space="preserve"> pilot interface presents the user with a</w:t>
      </w:r>
      <w:r w:rsidR="000B2B27">
        <w:t xml:space="preserve"> visual</w:t>
      </w:r>
      <w:r w:rsidRPr="00BD5C70">
        <w:t xml:space="preserve"> of the ROV’s </w:t>
      </w:r>
      <w:r w:rsidR="000B2B27">
        <w:t>current environment</w:t>
      </w:r>
      <w:r w:rsidR="00EE4B40">
        <w:t>, depicting possible targets</w:t>
      </w:r>
      <w:r w:rsidR="00F0668B">
        <w:t xml:space="preserve"> within the sonar field of view</w:t>
      </w:r>
      <w:r w:rsidRPr="00BD5C70">
        <w:t xml:space="preserve">.  The overall look of the pilot interface is designed </w:t>
      </w:r>
      <w:r w:rsidR="00E41E65">
        <w:t>to</w:t>
      </w:r>
      <w:r w:rsidRPr="00BD5C70">
        <w:t xml:space="preserve"> be easy to read and intuitive to use.</w:t>
      </w:r>
    </w:p>
    <w:p w:rsidR="00A351C5" w:rsidRPr="00BD5C70" w:rsidRDefault="00A351C5" w:rsidP="00E41E65">
      <w:pPr>
        <w:jc w:val="both"/>
      </w:pPr>
      <w:r w:rsidRPr="00A351C5">
        <w:rPr>
          <w:highlight w:val="red"/>
        </w:rPr>
        <w:t>Figure</w:t>
      </w:r>
      <w:r w:rsidR="00712D1B">
        <w:t xml:space="preserve"> 1 – </w:t>
      </w:r>
      <w:r w:rsidR="002E01F0">
        <w:t xml:space="preserve">VideoRay Sonar </w:t>
      </w:r>
      <w:proofErr w:type="spellStart"/>
      <w:r w:rsidR="002E01F0">
        <w:t>CoPilot</w:t>
      </w:r>
      <w:proofErr w:type="spellEnd"/>
      <w:r w:rsidR="00712D1B">
        <w:t xml:space="preserve"> User Interface</w:t>
      </w:r>
    </w:p>
    <w:p w:rsidR="00A351C5" w:rsidRDefault="00A351C5" w:rsidP="00E41E65">
      <w:pPr>
        <w:jc w:val="both"/>
      </w:pPr>
      <w:r w:rsidRPr="00BD5C70">
        <w:t xml:space="preserve">The </w:t>
      </w:r>
      <w:r w:rsidR="002E01F0">
        <w:t xml:space="preserve">VideoRay Sonar </w:t>
      </w:r>
      <w:proofErr w:type="spellStart"/>
      <w:r w:rsidR="002E01F0">
        <w:t>CoPilot</w:t>
      </w:r>
      <w:proofErr w:type="spellEnd"/>
      <w:r w:rsidRPr="00BD5C70">
        <w:t xml:space="preserve"> pilot interface comprises </w:t>
      </w:r>
      <w:r w:rsidR="00DB7634">
        <w:t>five</w:t>
      </w:r>
      <w:r w:rsidR="00DB7634" w:rsidRPr="00BD5C70">
        <w:t xml:space="preserve"> </w:t>
      </w:r>
      <w:r w:rsidRPr="00BD5C70">
        <w:t xml:space="preserve">main elements: </w:t>
      </w:r>
    </w:p>
    <w:p w:rsidR="00A351C5" w:rsidRPr="00BD5C70" w:rsidRDefault="00EE4B40" w:rsidP="00897F14">
      <w:pPr>
        <w:pStyle w:val="ListParagraph"/>
        <w:numPr>
          <w:ilvl w:val="0"/>
          <w:numId w:val="5"/>
        </w:numPr>
        <w:jc w:val="both"/>
      </w:pPr>
      <w:r>
        <w:rPr>
          <w:b/>
        </w:rPr>
        <w:t>Position</w:t>
      </w:r>
      <w:r w:rsidR="00A351C5" w:rsidRPr="00A351C5">
        <w:rPr>
          <w:b/>
        </w:rPr>
        <w:t xml:space="preserve"> </w:t>
      </w:r>
      <w:r w:rsidR="006A0464">
        <w:rPr>
          <w:b/>
        </w:rPr>
        <w:t xml:space="preserve">Information </w:t>
      </w:r>
      <w:r w:rsidR="00A351C5" w:rsidRPr="00A351C5">
        <w:rPr>
          <w:b/>
        </w:rPr>
        <w:t>Display</w:t>
      </w:r>
      <w:r w:rsidR="00A351C5">
        <w:t xml:space="preserve"> - </w:t>
      </w:r>
      <w:r w:rsidR="00A351C5" w:rsidRPr="00BD5C70">
        <w:t xml:space="preserve">The </w:t>
      </w:r>
      <w:r w:rsidR="009D3C71">
        <w:t>position</w:t>
      </w:r>
      <w:r w:rsidR="00A351C5" w:rsidRPr="00BD5C70">
        <w:t xml:space="preserve"> </w:t>
      </w:r>
      <w:r w:rsidR="006A0464">
        <w:t xml:space="preserve">information </w:t>
      </w:r>
      <w:r w:rsidR="00A351C5" w:rsidRPr="00BD5C70">
        <w:t xml:space="preserve">display is the column on the </w:t>
      </w:r>
      <w:r w:rsidR="009D3C71">
        <w:t xml:space="preserve">top </w:t>
      </w:r>
      <w:r w:rsidR="00A351C5" w:rsidRPr="00BD5C70">
        <w:t xml:space="preserve">left side of the interface. It provides the pilot with </w:t>
      </w:r>
      <w:r w:rsidR="001C083F">
        <w:t>summary</w:t>
      </w:r>
      <w:r w:rsidR="00A351C5" w:rsidRPr="00BD5C70">
        <w:t xml:space="preserve"> information on the current</w:t>
      </w:r>
      <w:r w:rsidR="009D3C71">
        <w:t xml:space="preserve"> location</w:t>
      </w:r>
      <w:r w:rsidR="00A351C5" w:rsidRPr="00BD5C70">
        <w:t xml:space="preserve"> </w:t>
      </w:r>
      <w:r w:rsidR="001C083F">
        <w:t xml:space="preserve">and </w:t>
      </w:r>
      <w:r w:rsidR="00A351C5" w:rsidRPr="00BD5C70">
        <w:t>status of the ROV.</w:t>
      </w:r>
      <w:r w:rsidR="00F34321">
        <w:t xml:space="preserve"> Further status information is located in the panel at the bottom on the interface.</w:t>
      </w:r>
    </w:p>
    <w:p w:rsidR="001C083F" w:rsidRDefault="00EE4B40" w:rsidP="00AE4018">
      <w:pPr>
        <w:pStyle w:val="ListParagraph"/>
        <w:numPr>
          <w:ilvl w:val="0"/>
          <w:numId w:val="5"/>
        </w:numPr>
        <w:jc w:val="both"/>
      </w:pPr>
      <w:r w:rsidRPr="00AE4018">
        <w:rPr>
          <w:b/>
        </w:rPr>
        <w:t>Sonar Tracking</w:t>
      </w:r>
      <w:r w:rsidR="00F42BE3">
        <w:rPr>
          <w:b/>
        </w:rPr>
        <w:t xml:space="preserve"> </w:t>
      </w:r>
      <w:r w:rsidR="00A351C5" w:rsidRPr="00AE4018">
        <w:rPr>
          <w:b/>
        </w:rPr>
        <w:t>Display</w:t>
      </w:r>
      <w:r w:rsidR="00A351C5">
        <w:t xml:space="preserve"> - </w:t>
      </w:r>
      <w:r w:rsidR="00A351C5" w:rsidRPr="00BD5C70">
        <w:t xml:space="preserve">The </w:t>
      </w:r>
      <w:r>
        <w:t>sonar tracking</w:t>
      </w:r>
      <w:r w:rsidRPr="00BD5C70">
        <w:t xml:space="preserve"> </w:t>
      </w:r>
      <w:r w:rsidR="00A351C5" w:rsidRPr="00BD5C70">
        <w:t xml:space="preserve">display is the main panel in the pilot interface. It allows the user to monitor the </w:t>
      </w:r>
      <w:r>
        <w:t>sonar f</w:t>
      </w:r>
      <w:r w:rsidR="00F0668B">
        <w:t>ield of view</w:t>
      </w:r>
      <w:r w:rsidR="00A351C5" w:rsidRPr="00BD5C70">
        <w:t xml:space="preserve"> in real-time</w:t>
      </w:r>
      <w:r>
        <w:t>, identifying</w:t>
      </w:r>
      <w:r w:rsidR="00F0668B">
        <w:t xml:space="preserve"> and classifying</w:t>
      </w:r>
      <w:r>
        <w:t xml:space="preserve"> possible targets</w:t>
      </w:r>
      <w:r w:rsidR="00A351C5" w:rsidRPr="00BD5C70">
        <w:t>.</w:t>
      </w:r>
    </w:p>
    <w:p w:rsidR="00A351C5" w:rsidRDefault="00A351C5" w:rsidP="00AE4018">
      <w:pPr>
        <w:pStyle w:val="ListParagraph"/>
        <w:numPr>
          <w:ilvl w:val="0"/>
          <w:numId w:val="5"/>
        </w:numPr>
        <w:jc w:val="both"/>
      </w:pPr>
      <w:r w:rsidRPr="00AE4018">
        <w:rPr>
          <w:b/>
        </w:rPr>
        <w:t>Water Column Display</w:t>
      </w:r>
      <w:r>
        <w:t xml:space="preserve"> - </w:t>
      </w:r>
      <w:r w:rsidRPr="00BD5C70">
        <w:t xml:space="preserve">The water column display is positioned on the right side of the interface, next to the </w:t>
      </w:r>
      <w:r w:rsidR="007E7BF8">
        <w:t>sonar tracking</w:t>
      </w:r>
      <w:r w:rsidRPr="00BD5C70">
        <w:t xml:space="preserve"> display. It allows the pilot to monitor and </w:t>
      </w:r>
      <w:r>
        <w:t xml:space="preserve">alter the depth of the </w:t>
      </w:r>
      <w:r w:rsidRPr="00BD5C70">
        <w:t>ROV. A left-button trackball click in this display generates a ne</w:t>
      </w:r>
      <w:r>
        <w:t xml:space="preserve">w depth request for the </w:t>
      </w:r>
      <w:r w:rsidRPr="00BD5C70">
        <w:t xml:space="preserve">ROV. A right-button trackball click has no effect in this display. </w:t>
      </w:r>
    </w:p>
    <w:p w:rsidR="00EE4B40" w:rsidRPr="00BD5C70" w:rsidRDefault="00EE4B40" w:rsidP="00897F14">
      <w:pPr>
        <w:pStyle w:val="ListParagraph"/>
        <w:numPr>
          <w:ilvl w:val="0"/>
          <w:numId w:val="5"/>
        </w:numPr>
        <w:jc w:val="both"/>
      </w:pPr>
      <w:r>
        <w:rPr>
          <w:b/>
        </w:rPr>
        <w:t xml:space="preserve">Range Toolbar </w:t>
      </w:r>
      <w:r>
        <w:t xml:space="preserve">– The range toolbar allows the user to control the position of the vehicle relative to a chosen target, to set </w:t>
      </w:r>
      <w:r w:rsidR="00C120B0">
        <w:t>a chosen start/stop distance for the vehicle when tracking</w:t>
      </w:r>
      <w:r w:rsidR="00F42BE3">
        <w:t xml:space="preserve"> and to alter the sonar range visible on the sonar tracking display</w:t>
      </w:r>
      <w:r w:rsidR="00C120B0">
        <w:t>.</w:t>
      </w:r>
    </w:p>
    <w:p w:rsidR="00A351C5" w:rsidRDefault="00A351C5" w:rsidP="00897F14">
      <w:pPr>
        <w:pStyle w:val="ListParagraph"/>
        <w:numPr>
          <w:ilvl w:val="0"/>
          <w:numId w:val="5"/>
        </w:numPr>
        <w:jc w:val="both"/>
      </w:pPr>
      <w:r w:rsidRPr="00A351C5">
        <w:rPr>
          <w:b/>
        </w:rPr>
        <w:t>Pilot Interface Toolbar</w:t>
      </w:r>
      <w:r>
        <w:t xml:space="preserve"> - </w:t>
      </w:r>
      <w:r w:rsidRPr="00BD5C70">
        <w:t>The pilot interface toolbar</w:t>
      </w:r>
      <w:r w:rsidR="00EE4B40">
        <w:t>, located along the top of the interface,</w:t>
      </w:r>
      <w:r w:rsidRPr="00BD5C70">
        <w:t xml:space="preserve"> allows the user to access the additional functionality of the </w:t>
      </w:r>
      <w:r w:rsidR="007E7BF8">
        <w:t>system.</w:t>
      </w:r>
      <w:r w:rsidR="00E560D5">
        <w:t xml:space="preserve"> </w:t>
      </w:r>
    </w:p>
    <w:p w:rsidR="00A351C5" w:rsidRPr="00BD5C70" w:rsidRDefault="00A351C5" w:rsidP="00E41E65">
      <w:pPr>
        <w:ind w:left="360"/>
        <w:jc w:val="both"/>
      </w:pPr>
      <w:r w:rsidRPr="00A351C5">
        <w:rPr>
          <w:highlight w:val="red"/>
        </w:rPr>
        <w:t>Figure</w:t>
      </w:r>
      <w:r w:rsidR="00712D1B">
        <w:t xml:space="preserve"> 2 – </w:t>
      </w:r>
      <w:r w:rsidR="002E01F0">
        <w:t xml:space="preserve">VideoRay Sonar </w:t>
      </w:r>
      <w:proofErr w:type="spellStart"/>
      <w:r w:rsidR="002E01F0">
        <w:t>CoPilot</w:t>
      </w:r>
      <w:proofErr w:type="spellEnd"/>
      <w:r w:rsidR="00712D1B">
        <w:t xml:space="preserve"> Interface Explained</w:t>
      </w:r>
    </w:p>
    <w:p w:rsidR="00C7705D" w:rsidRPr="00C7705D" w:rsidRDefault="00C7705D" w:rsidP="00E41E65">
      <w:pPr>
        <w:jc w:val="both"/>
      </w:pPr>
    </w:p>
    <w:p w:rsidR="00AE4018" w:rsidRPr="004240EF" w:rsidRDefault="00AE4018" w:rsidP="00AE4018">
      <w:pPr>
        <w:pStyle w:val="Heading1"/>
        <w:jc w:val="both"/>
        <w:rPr>
          <w:rFonts w:cstheme="minorHAnsi"/>
        </w:rPr>
      </w:pPr>
      <w:bookmarkStart w:id="164" w:name="_Toc327882025"/>
      <w:r>
        <w:rPr>
          <w:rFonts w:cstheme="minorHAnsi"/>
        </w:rPr>
        <w:lastRenderedPageBreak/>
        <w:t>Position Information Display</w:t>
      </w:r>
      <w:bookmarkEnd w:id="164"/>
    </w:p>
    <w:p w:rsidR="00AE4018" w:rsidRPr="00BD5C70" w:rsidRDefault="00AE4018" w:rsidP="00AE4018">
      <w:pPr>
        <w:jc w:val="both"/>
      </w:pPr>
      <w:r w:rsidRPr="00BD5C70">
        <w:t xml:space="preserve">The </w:t>
      </w:r>
      <w:r>
        <w:rPr>
          <w:b/>
        </w:rPr>
        <w:t>Position</w:t>
      </w:r>
      <w:r w:rsidRPr="00BD5C70">
        <w:rPr>
          <w:b/>
        </w:rPr>
        <w:t xml:space="preserve"> </w:t>
      </w:r>
      <w:r w:rsidR="00795668">
        <w:rPr>
          <w:b/>
        </w:rPr>
        <w:t>I</w:t>
      </w:r>
      <w:r>
        <w:rPr>
          <w:b/>
        </w:rPr>
        <w:t xml:space="preserve">nformation </w:t>
      </w:r>
      <w:r w:rsidR="00795668">
        <w:rPr>
          <w:b/>
        </w:rPr>
        <w:t>D</w:t>
      </w:r>
      <w:r w:rsidRPr="00BD5C70">
        <w:rPr>
          <w:b/>
        </w:rPr>
        <w:t>isplay</w:t>
      </w:r>
      <w:r w:rsidRPr="00BD5C70">
        <w:t xml:space="preserve"> </w:t>
      </w:r>
      <w:r w:rsidR="00795668">
        <w:t xml:space="preserve">is </w:t>
      </w:r>
      <w:r>
        <w:t xml:space="preserve">located at the top left of the user interface </w:t>
      </w:r>
      <w:r w:rsidRPr="00BD5C70">
        <w:t xml:space="preserve">provides the user with the current </w:t>
      </w:r>
      <w:r>
        <w:t>position</w:t>
      </w:r>
      <w:r w:rsidRPr="00BD5C70">
        <w:t xml:space="preserve"> data for the ROV</w:t>
      </w:r>
      <w:r>
        <w:t>.</w:t>
      </w:r>
    </w:p>
    <w:p w:rsidR="00AE4018" w:rsidRDefault="00AE4018" w:rsidP="00AE4018">
      <w:pPr>
        <w:jc w:val="both"/>
      </w:pPr>
      <w:r w:rsidRPr="00BD5C70">
        <w:t xml:space="preserve">The </w:t>
      </w:r>
      <w:r w:rsidR="00795668" w:rsidRPr="004579FF">
        <w:rPr>
          <w:b/>
        </w:rPr>
        <w:t>Status Indicators</w:t>
      </w:r>
      <w:r>
        <w:t xml:space="preserve"> located across the bottom of the user interface</w:t>
      </w:r>
      <w:r w:rsidRPr="00BD5C70">
        <w:t xml:space="preserve"> comprises many user-friendly elements, including the current navigation</w:t>
      </w:r>
      <w:r w:rsidR="00B204AC">
        <w:t xml:space="preserve"> information, status indicators</w:t>
      </w:r>
      <w:r w:rsidRPr="00BD5C70">
        <w:t xml:space="preserve"> and flight mode</w:t>
      </w:r>
      <w:r w:rsidR="00795668">
        <w:t>.</w:t>
      </w:r>
    </w:p>
    <w:p w:rsidR="00AE4018" w:rsidRDefault="00AE4018" w:rsidP="00AE4018">
      <w:pPr>
        <w:pStyle w:val="Heading2"/>
        <w:jc w:val="both"/>
      </w:pPr>
      <w:bookmarkStart w:id="165" w:name="_Toc327882026"/>
      <w:r>
        <w:t>Position Information</w:t>
      </w:r>
      <w:bookmarkEnd w:id="165"/>
    </w:p>
    <w:p w:rsidR="00AE4018" w:rsidRDefault="00AE4018" w:rsidP="00AE4018">
      <w:pPr>
        <w:jc w:val="both"/>
      </w:pPr>
      <w:r w:rsidRPr="00BD5C70">
        <w:t xml:space="preserve">This </w:t>
      </w:r>
      <w:r w:rsidR="00F34321">
        <w:t>position</w:t>
      </w:r>
      <w:r w:rsidRPr="00BD5C70">
        <w:t xml:space="preserve"> information panel provides the user with the following</w:t>
      </w:r>
      <w:r>
        <w:t xml:space="preserve"> </w:t>
      </w:r>
      <w:r w:rsidRPr="00BD5C70">
        <w:t>ROV information: heading (</w:t>
      </w:r>
      <w:r w:rsidRPr="00BD5C70">
        <w:rPr>
          <w:b/>
        </w:rPr>
        <w:t>H</w:t>
      </w:r>
      <w:r w:rsidRPr="00BD5C70">
        <w:t>)</w:t>
      </w:r>
      <w:r>
        <w:t xml:space="preserve"> and</w:t>
      </w:r>
      <w:r w:rsidRPr="00BD5C70">
        <w:t xml:space="preserve"> depth (</w:t>
      </w:r>
      <w:r w:rsidRPr="00BD5C70">
        <w:rPr>
          <w:b/>
        </w:rPr>
        <w:t>D</w:t>
      </w:r>
      <w:r w:rsidRPr="00BD5C70">
        <w:t xml:space="preserve">) </w:t>
      </w:r>
    </w:p>
    <w:p w:rsidR="00AE4018" w:rsidRDefault="00AE4018" w:rsidP="00AE4018">
      <w:pPr>
        <w:jc w:val="both"/>
      </w:pPr>
      <w:r w:rsidRPr="000460E3">
        <w:rPr>
          <w:highlight w:val="red"/>
        </w:rPr>
        <w:t>Figure</w:t>
      </w:r>
      <w:r w:rsidR="00F42BE3">
        <w:t xml:space="preserve"> 3</w:t>
      </w:r>
      <w:r>
        <w:t xml:space="preserve"> – Position Information</w:t>
      </w:r>
    </w:p>
    <w:p w:rsidR="00AE4018" w:rsidRDefault="00AE4018" w:rsidP="00AE4018">
      <w:pPr>
        <w:pStyle w:val="Heading2"/>
        <w:jc w:val="both"/>
      </w:pPr>
      <w:bookmarkStart w:id="166" w:name="_Toc327882027"/>
      <w:r>
        <w:t>Status Indicators</w:t>
      </w:r>
      <w:bookmarkEnd w:id="166"/>
    </w:p>
    <w:p w:rsidR="00AE4018" w:rsidRDefault="00AE4018" w:rsidP="00AE4018">
      <w:pPr>
        <w:jc w:val="both"/>
      </w:pPr>
      <w:r w:rsidRPr="00BD5C70">
        <w:t xml:space="preserve">The status indicators on the </w:t>
      </w:r>
      <w:del w:id="167" w:author="Tom Glebas" w:date="2012-06-21T13:47:00Z">
        <w:r w:rsidRPr="00BD5C70" w:rsidDel="0033197F">
          <w:delText>pilot</w:delText>
        </w:r>
      </w:del>
      <w:ins w:id="168" w:author="Tom Glebas" w:date="2012-06-21T13:47:00Z">
        <w:r w:rsidR="0033197F">
          <w:t xml:space="preserve"> position</w:t>
        </w:r>
      </w:ins>
      <w:r w:rsidRPr="00BD5C70">
        <w:t xml:space="preserve"> information display</w:t>
      </w:r>
      <w:r>
        <w:t xml:space="preserve"> across the bottom of the user interface</w:t>
      </w:r>
      <w:r w:rsidRPr="00BD5C70">
        <w:t xml:space="preserve"> allow the user to monitor the status of the ROV. </w:t>
      </w:r>
    </w:p>
    <w:p w:rsidR="00AE4018" w:rsidRDefault="00AE4018" w:rsidP="00AE4018">
      <w:pPr>
        <w:jc w:val="both"/>
      </w:pPr>
      <w:r w:rsidRPr="000460E3">
        <w:rPr>
          <w:highlight w:val="red"/>
        </w:rPr>
        <w:t>Figure</w:t>
      </w:r>
      <w:r w:rsidR="00F42BE3">
        <w:t xml:space="preserve"> 4</w:t>
      </w:r>
      <w:r>
        <w:t xml:space="preserve"> – Status Indicator</w:t>
      </w:r>
    </w:p>
    <w:p w:rsidR="00AE4018" w:rsidRDefault="00AE4018" w:rsidP="00AE4018">
      <w:pPr>
        <w:pStyle w:val="Heading3"/>
        <w:jc w:val="both"/>
      </w:pPr>
      <w:bookmarkStart w:id="169" w:name="_Toc327882028"/>
      <w:r>
        <w:t>The DP Status Indicator</w:t>
      </w:r>
      <w:bookmarkEnd w:id="169"/>
    </w:p>
    <w:p w:rsidR="00AE4018" w:rsidRPr="00BD5C70" w:rsidRDefault="00AE4018" w:rsidP="00AE4018">
      <w:pPr>
        <w:jc w:val="both"/>
      </w:pPr>
      <w:r w:rsidRPr="00BD5C70">
        <w:t>This indicator displays the status of the DP system:</w:t>
      </w:r>
    </w:p>
    <w:p w:rsidR="00AE4018" w:rsidRDefault="00AE4018" w:rsidP="00AE4018">
      <w:pPr>
        <w:pStyle w:val="ListParagraph"/>
        <w:numPr>
          <w:ilvl w:val="0"/>
          <w:numId w:val="6"/>
        </w:numPr>
        <w:jc w:val="both"/>
      </w:pPr>
      <w:r w:rsidRPr="00BD5C70">
        <w:t xml:space="preserve">The indicator is </w:t>
      </w:r>
      <w:r w:rsidRPr="000460E3">
        <w:rPr>
          <w:b/>
        </w:rPr>
        <w:t>green</w:t>
      </w:r>
      <w:r w:rsidRPr="00BD5C70">
        <w:t xml:space="preserve"> when the DP system is running.</w:t>
      </w:r>
    </w:p>
    <w:p w:rsidR="00AE4018" w:rsidRDefault="00AE4018" w:rsidP="00AE4018">
      <w:pPr>
        <w:jc w:val="both"/>
      </w:pPr>
      <w:r w:rsidRPr="000460E3">
        <w:rPr>
          <w:highlight w:val="red"/>
        </w:rPr>
        <w:t>Figure</w:t>
      </w:r>
      <w:r w:rsidR="00F42BE3">
        <w:t xml:space="preserve"> 5</w:t>
      </w:r>
      <w:r>
        <w:t xml:space="preserve"> – DP System Running</w:t>
      </w:r>
    </w:p>
    <w:p w:rsidR="00AE4018" w:rsidRDefault="00AE4018" w:rsidP="00AE4018">
      <w:pPr>
        <w:pStyle w:val="ListParagraph"/>
        <w:numPr>
          <w:ilvl w:val="0"/>
          <w:numId w:val="6"/>
        </w:numPr>
        <w:jc w:val="both"/>
      </w:pPr>
      <w:r w:rsidRPr="00BD5C70">
        <w:t xml:space="preserve">The indicator </w:t>
      </w:r>
      <w:r w:rsidR="00851A8C">
        <w:t>will not be</w:t>
      </w:r>
      <w:r w:rsidR="00851A8C">
        <w:rPr>
          <w:b/>
        </w:rPr>
        <w:t xml:space="preserve"> </w:t>
      </w:r>
      <w:r w:rsidR="00851A8C" w:rsidRPr="00851A8C">
        <w:t>illuminated</w:t>
      </w:r>
      <w:r w:rsidR="00851A8C">
        <w:rPr>
          <w:b/>
        </w:rPr>
        <w:t xml:space="preserve"> </w:t>
      </w:r>
      <w:r w:rsidRPr="00BD5C70">
        <w:t xml:space="preserve">when the DP system is </w:t>
      </w:r>
      <w:r w:rsidR="00851A8C">
        <w:t>not running. In this instance, the sonar will not be able to find or lock to a target.</w:t>
      </w:r>
    </w:p>
    <w:p w:rsidR="00AE4018" w:rsidRDefault="00AE4018" w:rsidP="00AE4018">
      <w:pPr>
        <w:pStyle w:val="Heading3"/>
        <w:jc w:val="both"/>
      </w:pPr>
      <w:bookmarkStart w:id="170" w:name="_Toc327882029"/>
      <w:r>
        <w:t>The Position Status Indicator</w:t>
      </w:r>
      <w:bookmarkEnd w:id="170"/>
    </w:p>
    <w:p w:rsidR="00AE4018" w:rsidRDefault="00AE4018" w:rsidP="00AE4018">
      <w:pPr>
        <w:jc w:val="both"/>
      </w:pPr>
      <w:r w:rsidRPr="00BD5C70">
        <w:t>This indicator is illuminated when the</w:t>
      </w:r>
      <w:r>
        <w:t xml:space="preserve"> </w:t>
      </w:r>
      <w:r w:rsidRPr="00BD5C70">
        <w:t xml:space="preserve">ROV is within the tolerance range </w:t>
      </w:r>
      <w:r w:rsidR="00795668">
        <w:t xml:space="preserve">(typically a few meters) </w:t>
      </w:r>
      <w:r w:rsidRPr="00BD5C70">
        <w:t>of its target position. The indicator is not displayed when the</w:t>
      </w:r>
      <w:r>
        <w:t xml:space="preserve"> </w:t>
      </w:r>
      <w:r w:rsidRPr="00BD5C70">
        <w:t>ROV is not in position.</w:t>
      </w:r>
    </w:p>
    <w:p w:rsidR="00AE4018" w:rsidRDefault="00AE4018" w:rsidP="00AE4018">
      <w:pPr>
        <w:jc w:val="both"/>
      </w:pPr>
      <w:r w:rsidRPr="000460E3">
        <w:rPr>
          <w:highlight w:val="red"/>
        </w:rPr>
        <w:t>Figure</w:t>
      </w:r>
      <w:r w:rsidR="00F42BE3">
        <w:t xml:space="preserve"> </w:t>
      </w:r>
      <w:r w:rsidR="00851A8C">
        <w:t>6</w:t>
      </w:r>
      <w:r>
        <w:t xml:space="preserve"> – Position Status Indicator</w:t>
      </w:r>
    </w:p>
    <w:p w:rsidR="00AE4018" w:rsidRDefault="00AE4018" w:rsidP="00AE4018">
      <w:pPr>
        <w:pStyle w:val="Heading3"/>
        <w:jc w:val="both"/>
      </w:pPr>
      <w:bookmarkStart w:id="171" w:name="_Toc327882030"/>
      <w:r>
        <w:t>The Joystick Indicator</w:t>
      </w:r>
      <w:bookmarkEnd w:id="171"/>
    </w:p>
    <w:p w:rsidR="00AE4018" w:rsidRPr="00BD5C70" w:rsidRDefault="00AE4018" w:rsidP="00AE4018">
      <w:pPr>
        <w:jc w:val="both"/>
      </w:pPr>
      <w:r w:rsidRPr="00BD5C70">
        <w:t>This indicator is displayed when the system receives a command from the joystick. The indicator is not displayed when the joystick is not considered to be in use.</w:t>
      </w:r>
    </w:p>
    <w:p w:rsidR="00AE4018" w:rsidRDefault="00AE4018" w:rsidP="00AE4018">
      <w:pPr>
        <w:jc w:val="both"/>
      </w:pPr>
      <w:r w:rsidRPr="00BD5C70">
        <w:t xml:space="preserve">If the joystick movement is within the specified </w:t>
      </w:r>
      <w:proofErr w:type="spellStart"/>
      <w:r w:rsidRPr="00BD5C70">
        <w:t>deadband</w:t>
      </w:r>
      <w:proofErr w:type="spellEnd"/>
      <w:r w:rsidRPr="00BD5C70">
        <w:t xml:space="preserve"> range, the system will not detect the command. For example, a joystick movement of 20% will not be detected by the system if the </w:t>
      </w:r>
      <w:proofErr w:type="spellStart"/>
      <w:r w:rsidRPr="00BD5C70">
        <w:t>deadband</w:t>
      </w:r>
      <w:proofErr w:type="spellEnd"/>
      <w:r w:rsidRPr="00BD5C70">
        <w:t xml:space="preserve"> setting is 30%. </w:t>
      </w:r>
    </w:p>
    <w:p w:rsidR="00AE4018" w:rsidRDefault="00AE4018" w:rsidP="00AE4018">
      <w:pPr>
        <w:jc w:val="both"/>
      </w:pPr>
      <w:r w:rsidRPr="000460E3">
        <w:rPr>
          <w:highlight w:val="red"/>
        </w:rPr>
        <w:t>Figure</w:t>
      </w:r>
      <w:r w:rsidR="00851A8C">
        <w:t>7</w:t>
      </w:r>
      <w:r>
        <w:t xml:space="preserve"> – Joystick Indicator</w:t>
      </w:r>
    </w:p>
    <w:p w:rsidR="00AE4018" w:rsidRDefault="00AE4018" w:rsidP="00AE4018">
      <w:pPr>
        <w:pStyle w:val="Heading3"/>
        <w:jc w:val="both"/>
      </w:pPr>
      <w:bookmarkStart w:id="172" w:name="_Toc327882031"/>
      <w:r>
        <w:t>The Navigation Status Indicator</w:t>
      </w:r>
      <w:bookmarkEnd w:id="172"/>
    </w:p>
    <w:p w:rsidR="00AE4018" w:rsidRDefault="00AE4018" w:rsidP="00AE4018">
      <w:pPr>
        <w:jc w:val="both"/>
      </w:pPr>
      <w:r w:rsidRPr="00BD5C70">
        <w:t xml:space="preserve">This indicator can have </w:t>
      </w:r>
      <w:del w:id="173" w:author="Tom Glebas" w:date="2012-06-21T13:51:00Z">
        <w:r w:rsidRPr="00BD5C70" w:rsidDel="0033197F">
          <w:delText xml:space="preserve">four </w:delText>
        </w:r>
      </w:del>
      <w:ins w:id="174" w:author="Tom Glebas" w:date="2012-06-21T13:51:00Z">
        <w:r w:rsidR="0033197F">
          <w:t xml:space="preserve"> three </w:t>
        </w:r>
      </w:ins>
      <w:r w:rsidRPr="00BD5C70">
        <w:t xml:space="preserve">different displays, depending on the accuracy of navigation system and the ROV’s global reference: </w:t>
      </w:r>
    </w:p>
    <w:p w:rsidR="00AE4018" w:rsidRDefault="00AE4018" w:rsidP="00AE4018">
      <w:pPr>
        <w:jc w:val="both"/>
      </w:pPr>
    </w:p>
    <w:tbl>
      <w:tblPr>
        <w:tblW w:w="885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68" w:type="dxa"/>
          <w:left w:w="68" w:type="dxa"/>
          <w:bottom w:w="68" w:type="dxa"/>
          <w:right w:w="68" w:type="dxa"/>
        </w:tblCellMar>
        <w:tblLook w:val="01E0" w:firstRow="1" w:lastRow="1" w:firstColumn="1" w:lastColumn="1" w:noHBand="0" w:noVBand="0"/>
      </w:tblPr>
      <w:tblGrid>
        <w:gridCol w:w="4554"/>
        <w:gridCol w:w="4303"/>
      </w:tblGrid>
      <w:tr w:rsidR="00AE4018" w:rsidRPr="002A2DD9" w:rsidTr="00C255B4">
        <w:trPr>
          <w:trHeight w:val="198"/>
          <w:jc w:val="center"/>
        </w:trPr>
        <w:tc>
          <w:tcPr>
            <w:tcW w:w="4554" w:type="dxa"/>
            <w:shd w:val="clear" w:color="auto" w:fill="D9D9D9"/>
            <w:vAlign w:val="center"/>
          </w:tcPr>
          <w:p w:rsidR="00AE4018" w:rsidRPr="008E66C2" w:rsidRDefault="00AE4018" w:rsidP="00C255B4">
            <w:pPr>
              <w:jc w:val="center"/>
              <w:rPr>
                <w:rFonts w:asciiTheme="minorHAnsi" w:hAnsiTheme="minorHAnsi" w:cstheme="minorHAnsi"/>
                <w:b/>
                <w:caps/>
                <w:szCs w:val="20"/>
              </w:rPr>
            </w:pPr>
            <w:r w:rsidRPr="008E66C2">
              <w:rPr>
                <w:rFonts w:asciiTheme="minorHAnsi" w:hAnsiTheme="minorHAnsi" w:cstheme="minorHAnsi"/>
                <w:b/>
                <w:caps/>
                <w:szCs w:val="20"/>
              </w:rPr>
              <w:lastRenderedPageBreak/>
              <w:t>Indicator Appearance</w:t>
            </w:r>
          </w:p>
        </w:tc>
        <w:tc>
          <w:tcPr>
            <w:tcW w:w="4303" w:type="dxa"/>
            <w:shd w:val="clear" w:color="auto" w:fill="D9D9D9"/>
            <w:vAlign w:val="center"/>
          </w:tcPr>
          <w:p w:rsidR="00AE4018" w:rsidRPr="008E66C2" w:rsidRDefault="00AE4018" w:rsidP="00C255B4">
            <w:pPr>
              <w:jc w:val="center"/>
              <w:rPr>
                <w:rFonts w:asciiTheme="minorHAnsi" w:hAnsiTheme="minorHAnsi" w:cstheme="minorHAnsi"/>
                <w:b/>
                <w:caps/>
                <w:szCs w:val="20"/>
              </w:rPr>
            </w:pPr>
            <w:r w:rsidRPr="008E66C2">
              <w:rPr>
                <w:rFonts w:asciiTheme="minorHAnsi" w:hAnsiTheme="minorHAnsi" w:cstheme="minorHAnsi"/>
                <w:b/>
                <w:caps/>
                <w:szCs w:val="20"/>
              </w:rPr>
              <w:t>Status</w:t>
            </w:r>
          </w:p>
        </w:tc>
      </w:tr>
      <w:tr w:rsidR="00AE4018" w:rsidRPr="002A2DD9" w:rsidTr="00C255B4">
        <w:trPr>
          <w:jc w:val="center"/>
        </w:trPr>
        <w:tc>
          <w:tcPr>
            <w:tcW w:w="4554" w:type="dxa"/>
            <w:shd w:val="clear" w:color="auto" w:fill="auto"/>
            <w:vAlign w:val="center"/>
          </w:tcPr>
          <w:p w:rsidR="00AE4018" w:rsidRPr="008E66C2" w:rsidRDefault="00AE4018" w:rsidP="00C255B4">
            <w:pPr>
              <w:jc w:val="center"/>
              <w:rPr>
                <w:rFonts w:asciiTheme="minorHAnsi" w:hAnsiTheme="minorHAnsi" w:cstheme="minorHAnsi"/>
              </w:rPr>
            </w:pPr>
          </w:p>
          <w:p w:rsidR="00AE4018" w:rsidRPr="008E66C2" w:rsidRDefault="00AE4018" w:rsidP="00C255B4">
            <w:pPr>
              <w:jc w:val="center"/>
            </w:pPr>
            <w:r w:rsidRPr="008E66C2">
              <w:rPr>
                <w:highlight w:val="red"/>
              </w:rPr>
              <w:t xml:space="preserve">Figure </w:t>
            </w:r>
            <w:r w:rsidR="00851A8C">
              <w:rPr>
                <w:highlight w:val="red"/>
              </w:rPr>
              <w:t>8</w:t>
            </w:r>
            <w:r w:rsidRPr="008E66C2">
              <w:t xml:space="preserve"> – </w:t>
            </w:r>
            <w:r>
              <w:t>Navigation Indicator</w:t>
            </w:r>
          </w:p>
        </w:tc>
        <w:tc>
          <w:tcPr>
            <w:tcW w:w="4303" w:type="dxa"/>
            <w:shd w:val="clear" w:color="auto" w:fill="auto"/>
          </w:tcPr>
          <w:p w:rsidR="00AE4018" w:rsidRPr="008E66C2" w:rsidRDefault="00AE4018">
            <w:pPr>
              <w:pStyle w:val="BodyText"/>
              <w:jc w:val="both"/>
              <w:rPr>
                <w:rFonts w:asciiTheme="minorHAnsi" w:hAnsiTheme="minorHAnsi" w:cstheme="minorHAnsi"/>
                <w:lang w:val="en-GB"/>
              </w:rPr>
            </w:pPr>
            <w:r w:rsidRPr="008E66C2">
              <w:rPr>
                <w:rFonts w:asciiTheme="minorHAnsi" w:hAnsiTheme="minorHAnsi" w:cstheme="minorHAnsi"/>
                <w:lang w:val="en-GB"/>
              </w:rPr>
              <w:t>The navigati</w:t>
            </w:r>
            <w:r w:rsidR="00776AF0">
              <w:rPr>
                <w:rFonts w:asciiTheme="minorHAnsi" w:hAnsiTheme="minorHAnsi" w:cstheme="minorHAnsi"/>
                <w:lang w:val="en-GB"/>
              </w:rPr>
              <w:t>on</w:t>
            </w:r>
            <w:r w:rsidRPr="008E66C2">
              <w:rPr>
                <w:rFonts w:asciiTheme="minorHAnsi" w:hAnsiTheme="minorHAnsi" w:cstheme="minorHAnsi"/>
                <w:lang w:val="en-GB"/>
              </w:rPr>
              <w:t xml:space="preserve"> system is </w:t>
            </w:r>
            <w:r w:rsidR="00776AF0">
              <w:rPr>
                <w:rFonts w:asciiTheme="minorHAnsi" w:hAnsiTheme="minorHAnsi" w:cstheme="minorHAnsi"/>
                <w:lang w:val="en-GB"/>
              </w:rPr>
              <w:t xml:space="preserve">in its “RUNNING” mode, and </w:t>
            </w:r>
            <w:r w:rsidRPr="008E66C2">
              <w:rPr>
                <w:rFonts w:asciiTheme="minorHAnsi" w:hAnsiTheme="minorHAnsi" w:cstheme="minorHAnsi"/>
                <w:lang w:val="en-GB"/>
              </w:rPr>
              <w:t>operating correctly, and the</w:t>
            </w:r>
            <w:r w:rsidR="00776AF0">
              <w:rPr>
                <w:rFonts w:asciiTheme="minorHAnsi" w:hAnsiTheme="minorHAnsi" w:cstheme="minorHAnsi"/>
                <w:lang w:val="en-GB"/>
              </w:rPr>
              <w:t xml:space="preserve"> system can calculate relative positions to target</w:t>
            </w:r>
            <w:r w:rsidRPr="008E66C2">
              <w:rPr>
                <w:rFonts w:asciiTheme="minorHAnsi" w:hAnsiTheme="minorHAnsi" w:cstheme="minorHAnsi"/>
                <w:lang w:val="en-GB"/>
              </w:rPr>
              <w:t>.</w:t>
            </w:r>
          </w:p>
        </w:tc>
      </w:tr>
      <w:tr w:rsidR="00743339" w:rsidRPr="002A2DD9" w:rsidTr="00C255B4">
        <w:trPr>
          <w:jc w:val="center"/>
        </w:trPr>
        <w:tc>
          <w:tcPr>
            <w:tcW w:w="4554" w:type="dxa"/>
            <w:shd w:val="clear" w:color="auto" w:fill="auto"/>
            <w:vAlign w:val="center"/>
          </w:tcPr>
          <w:p w:rsidR="00743339" w:rsidRPr="008E66C2" w:rsidRDefault="00743339" w:rsidP="00C255B4">
            <w:pPr>
              <w:jc w:val="center"/>
              <w:rPr>
                <w:rFonts w:asciiTheme="minorHAnsi" w:hAnsiTheme="minorHAnsi" w:cstheme="minorHAnsi"/>
              </w:rPr>
            </w:pPr>
          </w:p>
          <w:p w:rsidR="00743339" w:rsidRPr="008E66C2" w:rsidRDefault="00743339" w:rsidP="00C255B4">
            <w:pPr>
              <w:pStyle w:val="Captionfigurestables"/>
              <w:rPr>
                <w:rFonts w:asciiTheme="minorHAnsi" w:hAnsiTheme="minorHAnsi" w:cstheme="minorHAnsi"/>
                <w:b/>
                <w:lang w:val="en-GB"/>
              </w:rPr>
            </w:pPr>
            <w:r w:rsidRPr="008E66C2">
              <w:rPr>
                <w:rStyle w:val="StyleBodyTextBoldItalicChar"/>
                <w:rFonts w:asciiTheme="minorHAnsi" w:hAnsiTheme="minorHAnsi" w:cstheme="minorHAnsi"/>
                <w:bCs w:val="0"/>
                <w:iCs w:val="0"/>
                <w:highlight w:val="red"/>
                <w:lang w:val="en-GB"/>
              </w:rPr>
              <w:t xml:space="preserve">Figure </w:t>
            </w:r>
            <w:r w:rsidR="00851A8C">
              <w:t>9</w:t>
            </w:r>
            <w:r w:rsidRPr="008E66C2">
              <w:rPr>
                <w:rStyle w:val="StyleBodyTextBoldItalicChar"/>
                <w:rFonts w:asciiTheme="minorHAnsi" w:hAnsiTheme="minorHAnsi" w:cstheme="minorHAnsi"/>
                <w:bCs w:val="0"/>
                <w:iCs w:val="0"/>
                <w:lang w:val="en-GB"/>
              </w:rPr>
              <w:t xml:space="preserve"> – Position Indicator</w:t>
            </w:r>
          </w:p>
        </w:tc>
        <w:tc>
          <w:tcPr>
            <w:tcW w:w="4303" w:type="dxa"/>
            <w:shd w:val="clear" w:color="auto" w:fill="auto"/>
          </w:tcPr>
          <w:p w:rsidR="00743339" w:rsidRPr="008E66C2" w:rsidRDefault="00743339" w:rsidP="00795668">
            <w:pPr>
              <w:pStyle w:val="BodyText"/>
              <w:jc w:val="both"/>
              <w:rPr>
                <w:rFonts w:asciiTheme="minorHAnsi" w:hAnsiTheme="minorHAnsi" w:cstheme="minorHAnsi"/>
                <w:lang w:val="en-GB"/>
              </w:rPr>
            </w:pPr>
            <w:r w:rsidRPr="008E66C2">
              <w:rPr>
                <w:rFonts w:asciiTheme="minorHAnsi" w:hAnsiTheme="minorHAnsi" w:cstheme="minorHAnsi"/>
                <w:lang w:val="en-GB"/>
              </w:rPr>
              <w:t>The navigation system is not operating at an adequate level of accuracy and is no longer reliable. Only the MANUAL flight mode is accessible.</w:t>
            </w:r>
          </w:p>
        </w:tc>
      </w:tr>
      <w:tr w:rsidR="00743339" w:rsidRPr="002A2DD9" w:rsidTr="00C255B4">
        <w:trPr>
          <w:jc w:val="center"/>
        </w:trPr>
        <w:tc>
          <w:tcPr>
            <w:tcW w:w="4554" w:type="dxa"/>
            <w:shd w:val="clear" w:color="auto" w:fill="auto"/>
            <w:vAlign w:val="center"/>
          </w:tcPr>
          <w:p w:rsidR="00743339" w:rsidRPr="008E66C2" w:rsidRDefault="00743339" w:rsidP="00C255B4">
            <w:pPr>
              <w:jc w:val="center"/>
              <w:rPr>
                <w:rFonts w:asciiTheme="minorHAnsi" w:hAnsiTheme="minorHAnsi" w:cstheme="minorHAnsi"/>
              </w:rPr>
            </w:pPr>
          </w:p>
          <w:p w:rsidR="00743339" w:rsidRPr="008E66C2" w:rsidRDefault="00743339" w:rsidP="00C255B4">
            <w:pPr>
              <w:pStyle w:val="Captionfigurestables"/>
              <w:rPr>
                <w:rFonts w:asciiTheme="minorHAnsi" w:hAnsiTheme="minorHAnsi" w:cstheme="minorHAnsi"/>
                <w:lang w:val="en-GB"/>
              </w:rPr>
            </w:pPr>
            <w:r w:rsidRPr="008E66C2">
              <w:rPr>
                <w:rStyle w:val="StyleBodyTextBoldItalicChar"/>
                <w:rFonts w:asciiTheme="minorHAnsi" w:hAnsiTheme="minorHAnsi" w:cstheme="minorHAnsi"/>
                <w:highlight w:val="red"/>
                <w:lang w:val="en-GB"/>
              </w:rPr>
              <w:t xml:space="preserve">Figure </w:t>
            </w:r>
            <w:r w:rsidR="00851A8C">
              <w:t>10</w:t>
            </w:r>
            <w:r w:rsidRPr="008E66C2">
              <w:rPr>
                <w:rStyle w:val="StyleBodyTextBoldItalicChar"/>
                <w:rFonts w:asciiTheme="minorHAnsi" w:hAnsiTheme="minorHAnsi" w:cstheme="minorHAnsi"/>
                <w:lang w:val="en-GB"/>
              </w:rPr>
              <w:t xml:space="preserve"> – </w:t>
            </w:r>
            <w:proofErr w:type="spellStart"/>
            <w:r w:rsidRPr="008E66C2">
              <w:rPr>
                <w:rStyle w:val="StyleBodyTextBoldItalicChar"/>
                <w:rFonts w:asciiTheme="minorHAnsi" w:hAnsiTheme="minorHAnsi" w:cstheme="minorHAnsi"/>
                <w:lang w:val="en-GB"/>
              </w:rPr>
              <w:t>Nav</w:t>
            </w:r>
            <w:proofErr w:type="spellEnd"/>
            <w:r w:rsidRPr="008E66C2">
              <w:rPr>
                <w:rStyle w:val="StyleBodyTextBoldItalicChar"/>
                <w:rFonts w:asciiTheme="minorHAnsi" w:hAnsiTheme="minorHAnsi" w:cstheme="minorHAnsi"/>
                <w:lang w:val="en-GB"/>
              </w:rPr>
              <w:t xml:space="preserve"> Fault Indicator</w:t>
            </w:r>
          </w:p>
        </w:tc>
        <w:tc>
          <w:tcPr>
            <w:tcW w:w="4303" w:type="dxa"/>
            <w:shd w:val="clear" w:color="auto" w:fill="auto"/>
          </w:tcPr>
          <w:p w:rsidR="00743339" w:rsidRPr="008E66C2" w:rsidRDefault="00743339" w:rsidP="00C255B4">
            <w:pPr>
              <w:pStyle w:val="BodyText"/>
              <w:jc w:val="both"/>
              <w:rPr>
                <w:rFonts w:asciiTheme="minorHAnsi" w:hAnsiTheme="minorHAnsi" w:cstheme="minorHAnsi"/>
                <w:lang w:val="en-GB"/>
              </w:rPr>
            </w:pPr>
            <w:r w:rsidRPr="008E66C2">
              <w:rPr>
                <w:rFonts w:asciiTheme="minorHAnsi" w:hAnsiTheme="minorHAnsi" w:cstheme="minorHAnsi"/>
                <w:lang w:val="en-GB"/>
              </w:rPr>
              <w:t>The navigation system has failed. Only the MANUAL flight mode is accessible.</w:t>
            </w:r>
          </w:p>
        </w:tc>
      </w:tr>
    </w:tbl>
    <w:p w:rsidR="00AE4018" w:rsidRDefault="00AE4018" w:rsidP="00AE4018">
      <w:pPr>
        <w:jc w:val="both"/>
      </w:pPr>
    </w:p>
    <w:p w:rsidR="000A1BF7" w:rsidRDefault="00DB7634" w:rsidP="00E41E65">
      <w:pPr>
        <w:pStyle w:val="Heading1"/>
        <w:jc w:val="both"/>
        <w:rPr>
          <w:rFonts w:cstheme="minorHAnsi"/>
        </w:rPr>
      </w:pPr>
      <w:bookmarkStart w:id="175" w:name="_Toc327882032"/>
      <w:r>
        <w:rPr>
          <w:rFonts w:cstheme="minorHAnsi"/>
        </w:rPr>
        <w:t xml:space="preserve">Sonar Tracking </w:t>
      </w:r>
      <w:r w:rsidR="00A351C5">
        <w:rPr>
          <w:rFonts w:cstheme="minorHAnsi"/>
        </w:rPr>
        <w:t>Display</w:t>
      </w:r>
      <w:bookmarkEnd w:id="175"/>
    </w:p>
    <w:p w:rsidR="00C255B4" w:rsidRDefault="00A351C5" w:rsidP="00416C28">
      <w:pPr>
        <w:jc w:val="both"/>
      </w:pPr>
      <w:r w:rsidRPr="00BD5C70">
        <w:t xml:space="preserve">The </w:t>
      </w:r>
      <w:r w:rsidR="00DB7634">
        <w:rPr>
          <w:b/>
        </w:rPr>
        <w:t>Sonar Tracking</w:t>
      </w:r>
      <w:r w:rsidR="00DB7634" w:rsidRPr="00BD5C70">
        <w:rPr>
          <w:b/>
        </w:rPr>
        <w:t xml:space="preserve"> </w:t>
      </w:r>
      <w:r w:rsidRPr="00BD5C70">
        <w:rPr>
          <w:b/>
        </w:rPr>
        <w:t>display</w:t>
      </w:r>
      <w:r w:rsidRPr="00BD5C70">
        <w:t xml:space="preserve"> is</w:t>
      </w:r>
      <w:r w:rsidR="00F42BE3">
        <w:t xml:space="preserve"> </w:t>
      </w:r>
      <w:proofErr w:type="gramStart"/>
      <w:r w:rsidR="00DB7634">
        <w:t>focus</w:t>
      </w:r>
      <w:proofErr w:type="gramEnd"/>
      <w:del w:id="176" w:author="Tom Glebas" w:date="2012-06-23T16:59:00Z">
        <w:r w:rsidR="00DB7634" w:rsidDel="00461E72">
          <w:delText>s</w:delText>
        </w:r>
      </w:del>
      <w:r w:rsidR="00DB7634">
        <w:t xml:space="preserve">ed on displaying the </w:t>
      </w:r>
      <w:r w:rsidR="00F34321">
        <w:t>data</w:t>
      </w:r>
      <w:r w:rsidR="00DB7634">
        <w:t xml:space="preserve"> captured by the </w:t>
      </w:r>
      <w:r w:rsidR="00FA4D33">
        <w:t xml:space="preserve">sonar </w:t>
      </w:r>
      <w:r w:rsidR="00F0668B">
        <w:t>within the current field of view</w:t>
      </w:r>
      <w:r w:rsidRPr="00BD5C70">
        <w:t xml:space="preserve">. </w:t>
      </w:r>
      <w:r w:rsidR="00A40291">
        <w:t>The Sonar Tracking Display will present the user with possible targets</w:t>
      </w:r>
      <w:r w:rsidR="00AE4018">
        <w:t xml:space="preserve">, </w:t>
      </w:r>
      <w:r w:rsidR="00F34321">
        <w:t xml:space="preserve">each </w:t>
      </w:r>
      <w:r w:rsidR="00AE4018">
        <w:t xml:space="preserve">depicted by a yellow box. To select and lock to a target, the user must simply click on the preferred target which, once lock is achieved, will be depicted by a green box. </w:t>
      </w:r>
      <w:r w:rsidRPr="00BD5C70">
        <w:t>The ROV position</w:t>
      </w:r>
      <w:r w:rsidR="00795668">
        <w:t>, relative to the target,</w:t>
      </w:r>
      <w:r w:rsidRPr="00BD5C70">
        <w:t xml:space="preserve"> is estimated by </w:t>
      </w:r>
      <w:r w:rsidR="002E01F0">
        <w:t xml:space="preserve">VideoRay Sonar </w:t>
      </w:r>
      <w:proofErr w:type="spellStart"/>
      <w:r w:rsidR="002E01F0">
        <w:t>CoPilot</w:t>
      </w:r>
      <w:r w:rsidRPr="00BD5C70">
        <w:t>’s</w:t>
      </w:r>
      <w:proofErr w:type="spellEnd"/>
      <w:r w:rsidRPr="00BD5C70">
        <w:t xml:space="preserve"> navigation system</w:t>
      </w:r>
      <w:r w:rsidR="00795668">
        <w:t>.</w:t>
      </w:r>
      <w:r w:rsidR="00AE4018">
        <w:t xml:space="preserve"> </w:t>
      </w:r>
    </w:p>
    <w:p w:rsidR="00F42BE3" w:rsidRDefault="00AE4018" w:rsidP="00416C28">
      <w:pPr>
        <w:jc w:val="both"/>
      </w:pPr>
      <w:r>
        <w:t xml:space="preserve">To control the vehicle, the user may select one of two options from the Tracking Buttons located to the left of the Sonar Tracking Display. </w:t>
      </w:r>
    </w:p>
    <w:p w:rsidR="00F42BE3" w:rsidRDefault="00F42BE3" w:rsidP="00416C28">
      <w:pPr>
        <w:jc w:val="both"/>
      </w:pPr>
      <w:r w:rsidRPr="000460E3">
        <w:rPr>
          <w:highlight w:val="red"/>
        </w:rPr>
        <w:t>Figure</w:t>
      </w:r>
      <w:ins w:id="177" w:author="Tom Glebas" w:date="2012-06-21T13:55:00Z">
        <w:r w:rsidR="0033197F">
          <w:t xml:space="preserve"> </w:t>
        </w:r>
      </w:ins>
      <w:r w:rsidR="00743339">
        <w:t>1</w:t>
      </w:r>
      <w:r w:rsidR="00851A8C">
        <w:t>1</w:t>
      </w:r>
      <w:r>
        <w:t xml:space="preserve"> – Tracking Buttons</w:t>
      </w:r>
    </w:p>
    <w:p w:rsidR="00C255B4" w:rsidRDefault="00AE4018" w:rsidP="00416C28">
      <w:pPr>
        <w:jc w:val="both"/>
      </w:pPr>
      <w:r>
        <w:t xml:space="preserve">Selecting Stop </w:t>
      </w:r>
      <w:r w:rsidR="00992195">
        <w:t xml:space="preserve">(Hand Icon) </w:t>
      </w:r>
      <w:r>
        <w:t xml:space="preserve">will instruct the vehicle to stop and hover at its current location whilst </w:t>
      </w:r>
      <w:r w:rsidR="00992195">
        <w:t xml:space="preserve">remaining </w:t>
      </w:r>
      <w:r>
        <w:t>lock</w:t>
      </w:r>
      <w:r w:rsidR="00992195">
        <w:t>ed</w:t>
      </w:r>
      <w:r>
        <w:t xml:space="preserve"> to a selected target at a range depicted using </w:t>
      </w:r>
      <w:r w:rsidR="00F42BE3">
        <w:t>the Range Toolbar (See section 7 – Range Toolbars</w:t>
      </w:r>
      <w:r>
        <w:t>). Selecting Release</w:t>
      </w:r>
      <w:r w:rsidR="00992195">
        <w:t xml:space="preserve"> (Joystick Icon)</w:t>
      </w:r>
      <w:r>
        <w:t xml:space="preserve"> will allow the vehicle to fly manually</w:t>
      </w:r>
      <w:ins w:id="178" w:author="Tom Glebas" w:date="2012-06-21T13:57:00Z">
        <w:r w:rsidR="009F0483">
          <w:t>.</w:t>
        </w:r>
      </w:ins>
    </w:p>
    <w:p w:rsidR="00992195" w:rsidRDefault="00992195" w:rsidP="00992195">
      <w:pPr>
        <w:jc w:val="both"/>
      </w:pPr>
      <w:r w:rsidRPr="0082319D">
        <w:rPr>
          <w:b/>
          <w:highlight w:val="yellow"/>
        </w:rPr>
        <w:t>Note</w:t>
      </w:r>
      <w:r w:rsidRPr="00BD5C70">
        <w:t xml:space="preserve">: When the DP is in standby, the only mode enabled is MANUAL and the rest of the buttons are disabled in the pilot interface. </w:t>
      </w:r>
    </w:p>
    <w:p w:rsidR="00AE4018" w:rsidRPr="00BD5C70" w:rsidRDefault="00AE4018" w:rsidP="00E41E65">
      <w:pPr>
        <w:jc w:val="both"/>
      </w:pPr>
    </w:p>
    <w:p w:rsidR="000A1BF7" w:rsidRPr="004240EF" w:rsidRDefault="00A351C5" w:rsidP="00E41E65">
      <w:pPr>
        <w:pStyle w:val="Heading1"/>
        <w:jc w:val="both"/>
        <w:rPr>
          <w:rFonts w:cstheme="minorHAnsi"/>
        </w:rPr>
      </w:pPr>
      <w:bookmarkStart w:id="179" w:name="_Toc327882033"/>
      <w:r>
        <w:rPr>
          <w:rFonts w:cstheme="minorHAnsi"/>
        </w:rPr>
        <w:t>Water Column Display</w:t>
      </w:r>
      <w:bookmarkEnd w:id="179"/>
    </w:p>
    <w:p w:rsidR="0018746A" w:rsidRDefault="000460E3" w:rsidP="00E41E65">
      <w:pPr>
        <w:jc w:val="both"/>
      </w:pPr>
      <w:r w:rsidRPr="00BD5C70">
        <w:t xml:space="preserve">The </w:t>
      </w:r>
      <w:r w:rsidRPr="00BD5C70">
        <w:rPr>
          <w:b/>
        </w:rPr>
        <w:t>water column display</w:t>
      </w:r>
      <w:r w:rsidRPr="00BD5C70">
        <w:t xml:space="preserve"> allows the user to view the area above and below the ROV in the water column. The</w:t>
      </w:r>
      <w:r>
        <w:t xml:space="preserve"> </w:t>
      </w:r>
      <w:r w:rsidRPr="00BD5C70">
        <w:t xml:space="preserve">ROV remains in the centre of the display at all times. </w:t>
      </w:r>
    </w:p>
    <w:p w:rsidR="000460E3" w:rsidRPr="00BD5C70" w:rsidRDefault="00795668" w:rsidP="00E41E65">
      <w:pPr>
        <w:jc w:val="both"/>
      </w:pPr>
      <w:r w:rsidRPr="004579FF">
        <w:rPr>
          <w:highlight w:val="yellow"/>
        </w:rPr>
        <w:t>NOTE</w:t>
      </w:r>
      <w:r>
        <w:t>: since there is no altitude sensor on the BV</w:t>
      </w:r>
      <w:r w:rsidR="00590FF3">
        <w:t xml:space="preserve"> equipped</w:t>
      </w:r>
      <w:r w:rsidR="0018746A">
        <w:t xml:space="preserve"> VideoRay</w:t>
      </w:r>
      <w:r w:rsidR="00590FF3">
        <w:t>, the height above seabed cannot be shown.</w:t>
      </w:r>
    </w:p>
    <w:p w:rsidR="000460E3" w:rsidRDefault="000460E3" w:rsidP="00E41E65">
      <w:pPr>
        <w:jc w:val="both"/>
      </w:pPr>
      <w:r w:rsidRPr="00BD5C70">
        <w:t>The sea surface</w:t>
      </w:r>
      <w:r w:rsidR="00F0668B">
        <w:t xml:space="preserve"> icon is </w:t>
      </w:r>
      <w:r w:rsidR="00F42BE3">
        <w:t>displayed</w:t>
      </w:r>
      <w:r w:rsidRPr="00BD5C70">
        <w:t xml:space="preserve"> in </w:t>
      </w:r>
      <w:del w:id="180" w:author="Tom Glebas" w:date="2012-06-21T14:00:00Z">
        <w:r w:rsidRPr="00BD5C70" w:rsidDel="009F0483">
          <w:delText>cyan</w:delText>
        </w:r>
      </w:del>
      <w:ins w:id="181" w:author="Tom Glebas" w:date="2012-06-21T14:00:00Z">
        <w:r w:rsidR="009F0483">
          <w:t>blue</w:t>
        </w:r>
      </w:ins>
      <w:r w:rsidRPr="00BD5C70">
        <w:t xml:space="preserve">. The </w:t>
      </w:r>
      <w:r w:rsidRPr="00BD5C70">
        <w:rPr>
          <w:b/>
        </w:rPr>
        <w:t>current</w:t>
      </w:r>
      <w:r w:rsidRPr="00BD5C70">
        <w:t xml:space="preserve"> depth is represented by an arrow the same colour as the ROV</w:t>
      </w:r>
      <w:r w:rsidR="00F0668B">
        <w:t>.</w:t>
      </w:r>
      <w:r w:rsidRPr="00BD5C70">
        <w:t xml:space="preserve"> </w:t>
      </w:r>
    </w:p>
    <w:p w:rsidR="000460E3" w:rsidRDefault="000460E3" w:rsidP="00E41E65">
      <w:pPr>
        <w:jc w:val="both"/>
      </w:pPr>
      <w:r w:rsidRPr="000460E3">
        <w:rPr>
          <w:highlight w:val="red"/>
        </w:rPr>
        <w:lastRenderedPageBreak/>
        <w:t>Figure</w:t>
      </w:r>
      <w:r w:rsidR="00743339">
        <w:t xml:space="preserve"> 1</w:t>
      </w:r>
      <w:r w:rsidR="00851A8C">
        <w:t>2</w:t>
      </w:r>
      <w:r w:rsidR="00712D1B">
        <w:t xml:space="preserve"> – Water Column Di</w:t>
      </w:r>
      <w:r w:rsidR="00795668">
        <w:t>s</w:t>
      </w:r>
      <w:r w:rsidR="00712D1B">
        <w:t>play</w:t>
      </w:r>
    </w:p>
    <w:p w:rsidR="00C255B4" w:rsidRDefault="00C255B4">
      <w:pPr>
        <w:jc w:val="both"/>
      </w:pPr>
    </w:p>
    <w:p w:rsidR="0082319D" w:rsidRDefault="0082319D" w:rsidP="00E41E65">
      <w:pPr>
        <w:jc w:val="both"/>
      </w:pPr>
    </w:p>
    <w:p w:rsidR="00354F95" w:rsidRDefault="00354F95" w:rsidP="00E41E65">
      <w:pPr>
        <w:pStyle w:val="Heading2"/>
        <w:jc w:val="both"/>
      </w:pPr>
      <w:bookmarkStart w:id="182" w:name="_Toc327882034"/>
      <w:r>
        <w:t>Alarm Panel</w:t>
      </w:r>
      <w:bookmarkEnd w:id="182"/>
    </w:p>
    <w:p w:rsidR="00354F95" w:rsidRPr="00BD5C70" w:rsidRDefault="00354F95" w:rsidP="00E41E65">
      <w:pPr>
        <w:jc w:val="both"/>
      </w:pPr>
      <w:r w:rsidRPr="00BD5C70">
        <w:t>The</w:t>
      </w:r>
      <w:r w:rsidRPr="00BD5C70">
        <w:rPr>
          <w:b/>
        </w:rPr>
        <w:t xml:space="preserve"> alarm</w:t>
      </w:r>
      <w:r w:rsidRPr="00BD5C70">
        <w:t xml:space="preserve"> </w:t>
      </w:r>
      <w:r w:rsidRPr="00BD5C70">
        <w:rPr>
          <w:b/>
        </w:rPr>
        <w:t>panel</w:t>
      </w:r>
      <w:r w:rsidRPr="00BD5C70">
        <w:t xml:space="preserve"> is displayed across the bottom of the pilot interface. It displays the current status of each software component that allows </w:t>
      </w:r>
      <w:r w:rsidR="002E01F0">
        <w:t xml:space="preserve">VideoRay Sonar </w:t>
      </w:r>
      <w:proofErr w:type="spellStart"/>
      <w:r w:rsidR="002E01F0">
        <w:t>CoPilot</w:t>
      </w:r>
      <w:proofErr w:type="spellEnd"/>
      <w:r w:rsidRPr="00BD5C70">
        <w:t xml:space="preserve"> to run smoothly.</w:t>
      </w:r>
    </w:p>
    <w:p w:rsidR="00354F95" w:rsidRPr="00BD5C70" w:rsidRDefault="00354F95" w:rsidP="00E41E65">
      <w:pPr>
        <w:jc w:val="both"/>
      </w:pPr>
      <w:r w:rsidRPr="00BD5C70">
        <w:t xml:space="preserve">If a software component fails, its name is illuminated in the alarm panel situated along the </w:t>
      </w:r>
      <w:r>
        <w:t xml:space="preserve">bottom of the pilot interface. </w:t>
      </w:r>
    </w:p>
    <w:p w:rsidR="00354F95" w:rsidRDefault="00354F95" w:rsidP="00E41E65">
      <w:pPr>
        <w:jc w:val="both"/>
      </w:pPr>
      <w:r w:rsidRPr="00BD5C70">
        <w:t>In normal operation, the bar illustrated below should have no alarms illuminated</w:t>
      </w:r>
      <w:r w:rsidR="00992195">
        <w:t xml:space="preserve"> (GREYED OUT); when a failure is detected the appropriate alarm will be indicated in RED.</w:t>
      </w:r>
      <w:r w:rsidRPr="00BD5C70">
        <w:t xml:space="preserve"> </w:t>
      </w:r>
    </w:p>
    <w:p w:rsidR="00354F95" w:rsidRDefault="00354F95" w:rsidP="00E41E65">
      <w:pPr>
        <w:jc w:val="both"/>
      </w:pPr>
      <w:r w:rsidRPr="00354F95">
        <w:rPr>
          <w:highlight w:val="red"/>
        </w:rPr>
        <w:t>Figure</w:t>
      </w:r>
      <w:r w:rsidR="00743339">
        <w:t xml:space="preserve"> 1</w:t>
      </w:r>
      <w:r w:rsidR="00851A8C">
        <w:t>3</w:t>
      </w:r>
      <w:r w:rsidR="009E7410">
        <w:t xml:space="preserve"> – Alarm Panel </w:t>
      </w:r>
    </w:p>
    <w:p w:rsidR="00354F95" w:rsidRDefault="00354F95" w:rsidP="00E41E65">
      <w:pPr>
        <w:jc w:val="both"/>
      </w:pPr>
      <w:r w:rsidRPr="00354F95">
        <w:rPr>
          <w:b/>
          <w:highlight w:val="yellow"/>
        </w:rPr>
        <w:t>Caution</w:t>
      </w:r>
      <w:r w:rsidRPr="00BD5C70">
        <w:t xml:space="preserve">: If </w:t>
      </w:r>
      <w:del w:id="183" w:author="Tom Glebas" w:date="2012-06-23T17:00:00Z">
        <w:r w:rsidRPr="00BD5C70" w:rsidDel="00FD4FFF">
          <w:delText xml:space="preserve">the </w:delText>
        </w:r>
      </w:del>
      <w:bookmarkStart w:id="184" w:name="_GoBack"/>
      <w:bookmarkEnd w:id="184"/>
      <w:r w:rsidRPr="00BD5C70">
        <w:t xml:space="preserve">any alarm is activated, the </w:t>
      </w:r>
      <w:proofErr w:type="spellStart"/>
      <w:r w:rsidR="00590FF3">
        <w:t>CoPilot</w:t>
      </w:r>
      <w:proofErr w:type="spellEnd"/>
      <w:r w:rsidR="00590FF3">
        <w:t xml:space="preserve"> system will automatically switch back to MANUAL, and display the warning “DP Standby”; the pilot must take immediate control of ROV from this point.</w:t>
      </w:r>
    </w:p>
    <w:p w:rsidR="0065322A" w:rsidRDefault="008C66D5" w:rsidP="0065322A">
      <w:pPr>
        <w:pStyle w:val="Heading1"/>
        <w:jc w:val="both"/>
      </w:pPr>
      <w:bookmarkStart w:id="185" w:name="_Toc327882035"/>
      <w:r>
        <w:t>Range Toolbar</w:t>
      </w:r>
      <w:r w:rsidR="006808BC">
        <w:t>s</w:t>
      </w:r>
      <w:bookmarkEnd w:id="185"/>
    </w:p>
    <w:p w:rsidR="00C255B4" w:rsidRDefault="0094701D" w:rsidP="00416C28">
      <w:pPr>
        <w:pStyle w:val="Heading2"/>
      </w:pPr>
      <w:bookmarkStart w:id="186" w:name="_Toc327882036"/>
      <w:r>
        <w:t xml:space="preserve">Sonar </w:t>
      </w:r>
      <w:r w:rsidR="00992195">
        <w:t xml:space="preserve">View </w:t>
      </w:r>
      <w:r>
        <w:t>Range Sliders</w:t>
      </w:r>
      <w:bookmarkEnd w:id="186"/>
    </w:p>
    <w:p w:rsidR="00C255B4" w:rsidRDefault="00EE014F" w:rsidP="00F42BE3">
      <w:pPr>
        <w:rPr>
          <w:b/>
        </w:rPr>
      </w:pPr>
      <w:r w:rsidRPr="00416C28">
        <w:t xml:space="preserve">The sonar range sliders (along the immediate left side of the interface) allow you to change both the start and stop range. The Stop Range selects how far out the sonar is looking, whereas the Start Range selects the point where the sonar starts acquiring data. By using both controls you can zoom in on a target. However, note that zooming in too far can create a degraded picture because not enough data is available to fill the screen pixels, resulting in pixilation. </w:t>
      </w:r>
    </w:p>
    <w:p w:rsidR="00F42BE3" w:rsidRDefault="00F42BE3" w:rsidP="00F42BE3"/>
    <w:p w:rsidR="00F42BE3" w:rsidRDefault="00851A8C" w:rsidP="00F42BE3">
      <w:pPr>
        <w:jc w:val="both"/>
      </w:pPr>
      <w:r w:rsidRPr="000460E3">
        <w:rPr>
          <w:highlight w:val="red"/>
        </w:rPr>
        <w:t>Figure</w:t>
      </w:r>
      <w:ins w:id="187" w:author="Tom Glebas" w:date="2012-06-21T14:07:00Z">
        <w:r w:rsidR="009F0483">
          <w:t xml:space="preserve"> </w:t>
        </w:r>
      </w:ins>
      <w:r>
        <w:t xml:space="preserve">14 </w:t>
      </w:r>
      <w:r w:rsidR="00F42BE3">
        <w:t>– Sonar Range Sliders</w:t>
      </w:r>
    </w:p>
    <w:p w:rsidR="00C255B4" w:rsidRDefault="00C255B4" w:rsidP="00416C28"/>
    <w:p w:rsidR="00C255B4" w:rsidRDefault="0094701D" w:rsidP="00416C28">
      <w:pPr>
        <w:pStyle w:val="Heading2"/>
      </w:pPr>
      <w:bookmarkStart w:id="188" w:name="_Toc327882037"/>
      <w:r>
        <w:t>Vehicle Range to Target Sliders</w:t>
      </w:r>
      <w:bookmarkEnd w:id="188"/>
    </w:p>
    <w:p w:rsidR="00C255B4" w:rsidRDefault="0065322A" w:rsidP="00416C28">
      <w:r>
        <w:t>To change the range</w:t>
      </w:r>
      <w:r w:rsidR="0094701D">
        <w:t xml:space="preserve"> of the vehicle</w:t>
      </w:r>
      <w:r>
        <w:t xml:space="preserve"> to</w:t>
      </w:r>
      <w:r w:rsidR="0094701D">
        <w:t xml:space="preserve"> a</w:t>
      </w:r>
      <w:r>
        <w:t xml:space="preserve"> target, simply click on the orange dot within the</w:t>
      </w:r>
      <w:r w:rsidR="006808BC">
        <w:t xml:space="preserve"> far left</w:t>
      </w:r>
      <w:r>
        <w:t xml:space="preserve"> </w:t>
      </w:r>
      <w:r w:rsidR="006808BC">
        <w:t xml:space="preserve">range </w:t>
      </w:r>
      <w:r>
        <w:t xml:space="preserve">slider and drag to </w:t>
      </w:r>
      <w:r w:rsidR="006808BC">
        <w:t>your cho</w:t>
      </w:r>
      <w:r w:rsidR="00AC4B0D">
        <w:t xml:space="preserve">sen range. The blue dot represents the current vehicle range to target. To see the value of this range, the user can </w:t>
      </w:r>
      <w:r w:rsidR="006808BC">
        <w:t xml:space="preserve">simply </w:t>
      </w:r>
      <w:proofErr w:type="gramStart"/>
      <w:r w:rsidR="00AC4B0D">
        <w:t>hover</w:t>
      </w:r>
      <w:proofErr w:type="gramEnd"/>
      <w:r w:rsidR="00AC4B0D">
        <w:t xml:space="preserve"> the mouse over </w:t>
      </w:r>
      <w:r w:rsidR="006E1CE7">
        <w:t>the dot and the value will be d</w:t>
      </w:r>
      <w:r w:rsidR="00AC4B0D">
        <w:t>isplayed.</w:t>
      </w:r>
      <w:r w:rsidR="0094701D">
        <w:t xml:space="preserve"> The available maximum and minimum vehicle range to target is governed by the current start/stop Sonar Range</w:t>
      </w:r>
      <w:ins w:id="189" w:author="Tom Glebas" w:date="2012-06-21T14:07:00Z">
        <w:r w:rsidR="009F0483">
          <w:t>.</w:t>
        </w:r>
      </w:ins>
    </w:p>
    <w:p w:rsidR="00F42BE3" w:rsidRDefault="00F42BE3" w:rsidP="00F42BE3">
      <w:pPr>
        <w:jc w:val="both"/>
      </w:pPr>
      <w:r w:rsidRPr="000460E3">
        <w:rPr>
          <w:highlight w:val="red"/>
        </w:rPr>
        <w:t>Figure</w:t>
      </w:r>
      <w:ins w:id="190" w:author="Tom Glebas" w:date="2012-06-21T14:07:00Z">
        <w:r w:rsidR="009F0483">
          <w:t xml:space="preserve"> </w:t>
        </w:r>
      </w:ins>
      <w:r w:rsidR="00743339">
        <w:t>1</w:t>
      </w:r>
      <w:r w:rsidR="00851A8C">
        <w:t>5</w:t>
      </w:r>
      <w:r>
        <w:t xml:space="preserve"> – Vehicle Range to Target Sliders</w:t>
      </w:r>
    </w:p>
    <w:p w:rsidR="00C255B4" w:rsidRDefault="00C255B4" w:rsidP="00416C28"/>
    <w:p w:rsidR="00C255B4" w:rsidRDefault="00AC4B0D" w:rsidP="00416C28">
      <w:r w:rsidRPr="004579FF">
        <w:rPr>
          <w:b/>
          <w:highlight w:val="yellow"/>
        </w:rPr>
        <w:t>Note:</w:t>
      </w:r>
      <w:r>
        <w:t xml:space="preserve"> If the user changes the </w:t>
      </w:r>
      <w:r w:rsidR="0094701D">
        <w:t xml:space="preserve">vehicle </w:t>
      </w:r>
      <w:r>
        <w:t>range</w:t>
      </w:r>
      <w:r w:rsidR="0094701D">
        <w:t xml:space="preserve"> to target</w:t>
      </w:r>
      <w:r>
        <w:t xml:space="preserve"> and immediately afterwards changes the operating depth via the waterfall, the change in depth will subsequently overrule the change in range. The result of which will be that the vehicle will operate at the </w:t>
      </w:r>
      <w:r w:rsidR="0094701D">
        <w:t xml:space="preserve">current </w:t>
      </w:r>
      <w:r>
        <w:t>acting range</w:t>
      </w:r>
      <w:r w:rsidR="0094701D">
        <w:t xml:space="preserve"> of the vehicle</w:t>
      </w:r>
      <w:r>
        <w:t xml:space="preserve"> when the depth was altered.</w:t>
      </w:r>
    </w:p>
    <w:p w:rsidR="00C255B4" w:rsidRDefault="00C255B4" w:rsidP="00416C28"/>
    <w:p w:rsidR="00354F95" w:rsidRDefault="00AE4018" w:rsidP="00E41E65">
      <w:pPr>
        <w:pStyle w:val="Heading1"/>
        <w:jc w:val="both"/>
      </w:pPr>
      <w:bookmarkStart w:id="191" w:name="_Toc327882038"/>
      <w:r>
        <w:t xml:space="preserve">Pilot </w:t>
      </w:r>
      <w:r w:rsidR="00354F95">
        <w:t>Interface</w:t>
      </w:r>
      <w:r>
        <w:t xml:space="preserve"> Toolbar</w:t>
      </w:r>
      <w:bookmarkEnd w:id="191"/>
    </w:p>
    <w:p w:rsidR="00354F95" w:rsidRDefault="00354F95" w:rsidP="00E41E65">
      <w:pPr>
        <w:jc w:val="both"/>
      </w:pPr>
      <w:r>
        <w:t xml:space="preserve">There are further interface </w:t>
      </w:r>
      <w:r w:rsidR="00406E95">
        <w:t>options available to users. Thes</w:t>
      </w:r>
      <w:r>
        <w:t xml:space="preserve">e options can be found to the </w:t>
      </w:r>
      <w:r w:rsidRPr="00406E95">
        <w:rPr>
          <w:b/>
        </w:rPr>
        <w:t>top</w:t>
      </w:r>
      <w:r w:rsidR="00406E95">
        <w:rPr>
          <w:b/>
        </w:rPr>
        <w:t xml:space="preserve"> centre</w:t>
      </w:r>
      <w:r w:rsidR="00D342BE">
        <w:t>, above the pilot interface</w:t>
      </w:r>
      <w:r>
        <w:t xml:space="preserve"> of the interface toolbar. These </w:t>
      </w:r>
      <w:r w:rsidR="00D342BE">
        <w:t>additional</w:t>
      </w:r>
      <w:r>
        <w:t xml:space="preserve"> </w:t>
      </w:r>
      <w:r w:rsidR="00D342BE">
        <w:t>functions</w:t>
      </w:r>
      <w:r>
        <w:t xml:space="preserve"> include:</w:t>
      </w:r>
    </w:p>
    <w:p w:rsidR="00354F95" w:rsidRDefault="001A49E4" w:rsidP="00897F14">
      <w:pPr>
        <w:pStyle w:val="ListParagraph"/>
        <w:numPr>
          <w:ilvl w:val="0"/>
          <w:numId w:val="17"/>
        </w:numPr>
        <w:jc w:val="both"/>
      </w:pPr>
      <w:r>
        <w:t>Reset Sonar Comms</w:t>
      </w:r>
      <w:r w:rsidR="008548C0">
        <w:t xml:space="preserve"> </w:t>
      </w:r>
      <w:r w:rsidR="008548C0" w:rsidRPr="008548C0">
        <w:rPr>
          <w:highlight w:val="red"/>
        </w:rPr>
        <w:t>Figure</w:t>
      </w:r>
      <w:r w:rsidR="00743339">
        <w:t xml:space="preserve"> 1</w:t>
      </w:r>
      <w:r w:rsidR="00851A8C">
        <w:t>6</w:t>
      </w:r>
      <w:r w:rsidR="009E7410">
        <w:t xml:space="preserve"> - </w:t>
      </w:r>
      <w:r>
        <w:t>Reset Sonar Comms</w:t>
      </w:r>
    </w:p>
    <w:p w:rsidR="006368B1" w:rsidRDefault="006368B1" w:rsidP="006368B1">
      <w:pPr>
        <w:pStyle w:val="ListParagraph"/>
        <w:numPr>
          <w:ilvl w:val="0"/>
          <w:numId w:val="17"/>
        </w:numPr>
        <w:jc w:val="both"/>
      </w:pPr>
      <w:r>
        <w:t xml:space="preserve">Log Recording </w:t>
      </w:r>
      <w:r w:rsidRPr="008548C0">
        <w:rPr>
          <w:highlight w:val="red"/>
        </w:rPr>
        <w:t>Figure</w:t>
      </w:r>
      <w:r w:rsidR="00743339">
        <w:t xml:space="preserve"> </w:t>
      </w:r>
      <w:r w:rsidR="00851A8C">
        <w:t>17</w:t>
      </w:r>
      <w:r>
        <w:t xml:space="preserve"> – Log Recording</w:t>
      </w:r>
    </w:p>
    <w:p w:rsidR="00354F95" w:rsidRDefault="00354F95" w:rsidP="00897F14">
      <w:pPr>
        <w:pStyle w:val="ListParagraph"/>
        <w:numPr>
          <w:ilvl w:val="0"/>
          <w:numId w:val="17"/>
        </w:numPr>
        <w:jc w:val="both"/>
      </w:pPr>
      <w:r>
        <w:t>Taking a Screenshot</w:t>
      </w:r>
      <w:r w:rsidR="008548C0">
        <w:t xml:space="preserve"> </w:t>
      </w:r>
      <w:r w:rsidR="008548C0" w:rsidRPr="008548C0">
        <w:rPr>
          <w:highlight w:val="red"/>
        </w:rPr>
        <w:t>Figure</w:t>
      </w:r>
      <w:r w:rsidR="00743339">
        <w:t xml:space="preserve"> </w:t>
      </w:r>
      <w:r w:rsidR="00851A8C">
        <w:t>18</w:t>
      </w:r>
      <w:r w:rsidR="00EC53AB">
        <w:t xml:space="preserve"> - Screenshot</w:t>
      </w:r>
    </w:p>
    <w:p w:rsidR="00354F95" w:rsidRDefault="001A49E4" w:rsidP="00897F14">
      <w:pPr>
        <w:pStyle w:val="ListParagraph"/>
        <w:numPr>
          <w:ilvl w:val="0"/>
          <w:numId w:val="17"/>
        </w:numPr>
        <w:jc w:val="both"/>
      </w:pPr>
      <w:r>
        <w:t>Auto-Intensity On/Off</w:t>
      </w:r>
      <w:r w:rsidR="008548C0">
        <w:t xml:space="preserve"> </w:t>
      </w:r>
      <w:r w:rsidR="008548C0" w:rsidRPr="008548C0">
        <w:rPr>
          <w:highlight w:val="red"/>
        </w:rPr>
        <w:t>Figure</w:t>
      </w:r>
      <w:r w:rsidR="00743339">
        <w:t xml:space="preserve"> </w:t>
      </w:r>
      <w:r w:rsidR="00851A8C">
        <w:t>19</w:t>
      </w:r>
      <w:r w:rsidR="00EC53AB">
        <w:t xml:space="preserve"> – </w:t>
      </w:r>
      <w:r>
        <w:t>Auto-Intensity On/Off</w:t>
      </w:r>
    </w:p>
    <w:p w:rsidR="006368B1" w:rsidRPr="00354F95" w:rsidRDefault="006368B1" w:rsidP="006368B1">
      <w:pPr>
        <w:pStyle w:val="ListParagraph"/>
        <w:numPr>
          <w:ilvl w:val="0"/>
          <w:numId w:val="17"/>
        </w:numPr>
        <w:jc w:val="both"/>
      </w:pPr>
      <w:r>
        <w:t xml:space="preserve">Intensity/Threshold </w:t>
      </w:r>
      <w:r w:rsidRPr="008548C0">
        <w:rPr>
          <w:highlight w:val="red"/>
        </w:rPr>
        <w:t>Figure</w:t>
      </w:r>
      <w:r w:rsidRPr="00EC53AB">
        <w:rPr>
          <w:noProof/>
          <w:lang w:eastAsia="en-GB"/>
        </w:rPr>
        <w:t xml:space="preserve"> </w:t>
      </w:r>
      <w:r w:rsidR="00743339">
        <w:rPr>
          <w:noProof/>
          <w:lang w:eastAsia="en-GB"/>
        </w:rPr>
        <w:t>2</w:t>
      </w:r>
      <w:r w:rsidR="00851A8C">
        <w:rPr>
          <w:noProof/>
          <w:lang w:eastAsia="en-GB"/>
        </w:rPr>
        <w:t>0</w:t>
      </w:r>
      <w:r>
        <w:rPr>
          <w:noProof/>
          <w:lang w:eastAsia="en-GB"/>
        </w:rPr>
        <w:t xml:space="preserve"> – Intensity/Threshold</w:t>
      </w:r>
    </w:p>
    <w:p w:rsidR="00354F95" w:rsidRDefault="001A49E4" w:rsidP="00897F14">
      <w:pPr>
        <w:pStyle w:val="ListParagraph"/>
        <w:numPr>
          <w:ilvl w:val="0"/>
          <w:numId w:val="17"/>
        </w:numPr>
        <w:jc w:val="both"/>
      </w:pPr>
      <w:proofErr w:type="spellStart"/>
      <w:r>
        <w:t>Colormap</w:t>
      </w:r>
      <w:proofErr w:type="spellEnd"/>
      <w:r w:rsidR="008548C0">
        <w:t xml:space="preserve"> </w:t>
      </w:r>
      <w:r w:rsidR="008548C0" w:rsidRPr="008548C0">
        <w:rPr>
          <w:highlight w:val="red"/>
        </w:rPr>
        <w:t>Figure</w:t>
      </w:r>
      <w:r w:rsidR="00743339">
        <w:t xml:space="preserve"> 2</w:t>
      </w:r>
      <w:r w:rsidR="00851A8C">
        <w:t>1</w:t>
      </w:r>
      <w:r w:rsidR="00EC53AB">
        <w:t xml:space="preserve"> – </w:t>
      </w:r>
      <w:proofErr w:type="spellStart"/>
      <w:r>
        <w:t>Colormap</w:t>
      </w:r>
      <w:proofErr w:type="spellEnd"/>
    </w:p>
    <w:p w:rsidR="00354F95" w:rsidRPr="00354F95" w:rsidRDefault="00354F95" w:rsidP="00E41E65">
      <w:pPr>
        <w:jc w:val="both"/>
      </w:pPr>
    </w:p>
    <w:p w:rsidR="00354F95" w:rsidRDefault="001A49E4" w:rsidP="00E41E65">
      <w:pPr>
        <w:pStyle w:val="Heading2"/>
        <w:jc w:val="both"/>
      </w:pPr>
      <w:bookmarkStart w:id="192" w:name="_Toc327882039"/>
      <w:r>
        <w:t>Reset Sonar Comms</w:t>
      </w:r>
      <w:bookmarkEnd w:id="192"/>
    </w:p>
    <w:p w:rsidR="006368B1" w:rsidRPr="006368B1" w:rsidRDefault="003F6ACC" w:rsidP="006368B1">
      <w:r>
        <w:t xml:space="preserve">If the user wishes to close any existing connections to the sonar and open a new connection, they can do so by simply clicking on the </w:t>
      </w:r>
      <w:r w:rsidRPr="004579FF">
        <w:rPr>
          <w:b/>
        </w:rPr>
        <w:t>Reset Sonar Comms</w:t>
      </w:r>
      <w:r>
        <w:t xml:space="preserve"> icon. This function should be utilized in instances when communication with the sonar has been interrupted, for example if the vehicle is restarted or there is a communications failure.</w:t>
      </w:r>
    </w:p>
    <w:p w:rsidR="00406E95" w:rsidRDefault="00406E95" w:rsidP="00E41E65">
      <w:pPr>
        <w:pStyle w:val="Heading2"/>
        <w:jc w:val="both"/>
      </w:pPr>
      <w:bookmarkStart w:id="193" w:name="_Toc327882040"/>
      <w:r>
        <w:t>Taking a Screenshot</w:t>
      </w:r>
      <w:bookmarkEnd w:id="193"/>
    </w:p>
    <w:p w:rsidR="00406E95" w:rsidRDefault="00406E95" w:rsidP="00E41E65">
      <w:pPr>
        <w:jc w:val="both"/>
      </w:pPr>
      <w:r w:rsidRPr="00BD5C70">
        <w:t xml:space="preserve">A screenshot of the current interface display can be taken by selecting the Screenshot </w:t>
      </w:r>
      <w:r>
        <w:t>icon</w:t>
      </w:r>
      <w:r w:rsidRPr="00BD5C70">
        <w:t xml:space="preserve">. </w:t>
      </w:r>
      <w:r>
        <w:t>By selecting this icon, a screenshot of the current interface display will be captured a</w:t>
      </w:r>
      <w:r w:rsidR="00D557B9">
        <w:t>nd saved to the desktop as a bmp</w:t>
      </w:r>
      <w:r>
        <w:t xml:space="preserve">. </w:t>
      </w:r>
      <w:proofErr w:type="gramStart"/>
      <w:r>
        <w:t>file</w:t>
      </w:r>
      <w:proofErr w:type="gramEnd"/>
      <w:r>
        <w:t>.</w:t>
      </w:r>
    </w:p>
    <w:p w:rsidR="008548C0" w:rsidRDefault="008548C0" w:rsidP="00E41E65">
      <w:pPr>
        <w:pStyle w:val="Heading2"/>
        <w:jc w:val="both"/>
      </w:pPr>
      <w:bookmarkStart w:id="194" w:name="_Toc327882041"/>
      <w:r>
        <w:t>Log Recording</w:t>
      </w:r>
      <w:bookmarkEnd w:id="194"/>
    </w:p>
    <w:p w:rsidR="00CD2AA1" w:rsidRPr="00BD5C70" w:rsidRDefault="00CD2AA1" w:rsidP="00E41E65">
      <w:pPr>
        <w:jc w:val="both"/>
      </w:pPr>
      <w:r w:rsidRPr="00BD5C70">
        <w:rPr>
          <w:rStyle w:val="CommentReference"/>
          <w:vanish/>
        </w:rPr>
        <w:t>TT</w:t>
      </w:r>
      <w:r w:rsidRPr="00BD5C70">
        <w:t>The Log</w:t>
      </w:r>
      <w:r>
        <w:t xml:space="preserve"> Recording icon</w:t>
      </w:r>
      <w:r w:rsidRPr="00BD5C70">
        <w:t xml:space="preserve"> allows the user to record </w:t>
      </w:r>
      <w:r w:rsidR="00B204AC">
        <w:t xml:space="preserve">sonar data in BlueView Technologies ProViewer (.son) format Files will be recorded and stored within the Sonar Data folder located on the Windows Desktop. File names are allocated in accordance with the current timestamp. </w:t>
      </w:r>
      <w:r w:rsidRPr="00BD5C70">
        <w:t xml:space="preserve"> </w:t>
      </w:r>
    </w:p>
    <w:p w:rsidR="00CD2AA1" w:rsidRDefault="00CD2AA1" w:rsidP="00E41E65">
      <w:pPr>
        <w:jc w:val="both"/>
      </w:pPr>
      <w:r w:rsidRPr="00BD5C70">
        <w:t xml:space="preserve">After selecting the </w:t>
      </w:r>
      <w:r>
        <w:t>Log Recorder icon,</w:t>
      </w:r>
      <w:r w:rsidRPr="00BD5C70">
        <w:t xml:space="preserve"> </w:t>
      </w:r>
      <w:r w:rsidR="001A49E4">
        <w:t>the Log Recorder Icon will flash red to indicate recording status.</w:t>
      </w:r>
      <w:r w:rsidRPr="00BD5C70">
        <w:t xml:space="preserve"> </w:t>
      </w:r>
      <w:r w:rsidR="000C204A">
        <w:t>To cancel recording, simply click on the log recording icon.</w:t>
      </w:r>
    </w:p>
    <w:p w:rsidR="00CD2AA1" w:rsidRPr="00BD5C70" w:rsidRDefault="00CD2AA1" w:rsidP="00E41E65">
      <w:pPr>
        <w:jc w:val="both"/>
      </w:pPr>
      <w:r w:rsidRPr="00BD5C70">
        <w:t xml:space="preserve">The process can be stopped, and the log completed, at any time by </w:t>
      </w:r>
      <w:r>
        <w:t>re-</w:t>
      </w:r>
      <w:r w:rsidRPr="00BD5C70">
        <w:t xml:space="preserve">selecting the </w:t>
      </w:r>
      <w:r>
        <w:t xml:space="preserve">Log Recorder icon. </w:t>
      </w:r>
    </w:p>
    <w:p w:rsidR="00267952" w:rsidRPr="00267952" w:rsidRDefault="00267952" w:rsidP="00E41E65">
      <w:pPr>
        <w:jc w:val="both"/>
      </w:pPr>
    </w:p>
    <w:p w:rsidR="008548C0" w:rsidRDefault="001A49E4" w:rsidP="00E41E65">
      <w:pPr>
        <w:pStyle w:val="Heading2"/>
        <w:jc w:val="both"/>
      </w:pPr>
      <w:bookmarkStart w:id="195" w:name="_Toc327882042"/>
      <w:r>
        <w:t>Auto-Intensity On/Off</w:t>
      </w:r>
      <w:bookmarkEnd w:id="195"/>
    </w:p>
    <w:p w:rsidR="001A49E4" w:rsidRPr="004579FF" w:rsidRDefault="001A49E4" w:rsidP="001A49E4">
      <w:pPr>
        <w:pStyle w:val="Default"/>
        <w:rPr>
          <w:rFonts w:ascii="Calibri" w:hAnsi="Calibri" w:cs="Calibri"/>
          <w:sz w:val="20"/>
          <w:szCs w:val="20"/>
        </w:rPr>
      </w:pPr>
      <w:r w:rsidRPr="004579FF">
        <w:rPr>
          <w:rFonts w:ascii="Calibri" w:hAnsi="Calibri" w:cs="Calibri"/>
          <w:sz w:val="20"/>
          <w:szCs w:val="20"/>
        </w:rPr>
        <w:t xml:space="preserve">By default, VideoRay Sonar </w:t>
      </w:r>
      <w:proofErr w:type="spellStart"/>
      <w:r w:rsidRPr="004579FF">
        <w:rPr>
          <w:rFonts w:ascii="Calibri" w:hAnsi="Calibri" w:cs="Calibri"/>
          <w:sz w:val="20"/>
          <w:szCs w:val="20"/>
        </w:rPr>
        <w:t>CoPilot</w:t>
      </w:r>
      <w:proofErr w:type="spellEnd"/>
      <w:r w:rsidRPr="004579FF">
        <w:rPr>
          <w:rFonts w:ascii="Calibri" w:hAnsi="Calibri" w:cs="Calibri"/>
          <w:sz w:val="20"/>
          <w:szCs w:val="20"/>
        </w:rPr>
        <w:t xml:space="preserve"> automatically adjusts the image intensity to produce an optimum image for most situations. However, there are some cases where you may </w:t>
      </w:r>
      <w:r w:rsidR="00F42BE3" w:rsidRPr="004579FF">
        <w:rPr>
          <w:rFonts w:ascii="Calibri" w:hAnsi="Calibri" w:cs="Calibri"/>
          <w:sz w:val="20"/>
          <w:szCs w:val="20"/>
        </w:rPr>
        <w:t>wish</w:t>
      </w:r>
      <w:r w:rsidRPr="004579FF">
        <w:rPr>
          <w:rFonts w:ascii="Calibri" w:hAnsi="Calibri" w:cs="Calibri"/>
          <w:sz w:val="20"/>
          <w:szCs w:val="20"/>
        </w:rPr>
        <w:t xml:space="preserve"> to disable this feature. You can do so by un-checking Auto Intensity under the </w:t>
      </w:r>
      <w:r w:rsidR="000A63D2" w:rsidRPr="004579FF">
        <w:rPr>
          <w:rFonts w:ascii="Calibri" w:hAnsi="Calibri" w:cs="Calibri"/>
          <w:sz w:val="20"/>
          <w:szCs w:val="20"/>
        </w:rPr>
        <w:t>Pilot Interface Toolbar</w:t>
      </w:r>
      <w:r w:rsidRPr="004579FF">
        <w:rPr>
          <w:rFonts w:ascii="Calibri" w:hAnsi="Calibri" w:cs="Calibri"/>
          <w:sz w:val="20"/>
          <w:szCs w:val="20"/>
        </w:rPr>
        <w:t xml:space="preserve">. With auto-intensity disabled, </w:t>
      </w:r>
      <w:r w:rsidR="000A63D2" w:rsidRPr="004579FF">
        <w:rPr>
          <w:rFonts w:ascii="Calibri" w:hAnsi="Calibri" w:cs="Calibri"/>
          <w:sz w:val="20"/>
          <w:szCs w:val="20"/>
        </w:rPr>
        <w:t xml:space="preserve">VideoRay Sonar </w:t>
      </w:r>
      <w:proofErr w:type="spellStart"/>
      <w:r w:rsidR="000A63D2" w:rsidRPr="004579FF">
        <w:rPr>
          <w:rFonts w:ascii="Calibri" w:hAnsi="Calibri" w:cs="Calibri"/>
          <w:sz w:val="20"/>
          <w:szCs w:val="20"/>
        </w:rPr>
        <w:t>CoPilot</w:t>
      </w:r>
      <w:proofErr w:type="spellEnd"/>
      <w:r w:rsidRPr="004579FF">
        <w:rPr>
          <w:rFonts w:ascii="Calibri" w:hAnsi="Calibri" w:cs="Calibri"/>
          <w:sz w:val="20"/>
          <w:szCs w:val="20"/>
        </w:rPr>
        <w:t xml:space="preserve"> shows the horizontal Threshold and Intensity sliders in the toolbar. </w:t>
      </w:r>
    </w:p>
    <w:p w:rsidR="009E22F3" w:rsidRPr="008548C0" w:rsidRDefault="009E22F3" w:rsidP="00E41E65">
      <w:pPr>
        <w:jc w:val="both"/>
      </w:pPr>
    </w:p>
    <w:p w:rsidR="008548C0" w:rsidRDefault="000A63D2" w:rsidP="00E41E65">
      <w:pPr>
        <w:pStyle w:val="Heading2"/>
        <w:jc w:val="both"/>
      </w:pPr>
      <w:bookmarkStart w:id="196" w:name="_Toc327882043"/>
      <w:r>
        <w:t>Intensity/Threshold</w:t>
      </w:r>
      <w:bookmarkEnd w:id="196"/>
    </w:p>
    <w:p w:rsidR="00C255B4" w:rsidRDefault="000A63D2" w:rsidP="006368B1">
      <w:r>
        <w:t xml:space="preserve">Lowering the threshold will allow more of the background to be displayed in the image. Increasing the threshold will suppress background noise, increasing the contrast of the image. The intensity control affects </w:t>
      </w:r>
      <w:r>
        <w:lastRenderedPageBreak/>
        <w:t>the brightness of the image. This is similar to brightness controls on a camera. Setting the intensity too low or too high will make the image dim or blown out respectively, making</w:t>
      </w:r>
      <w:r w:rsidR="00F42BE3">
        <w:t xml:space="preserve"> image details difficult to see.</w:t>
      </w:r>
    </w:p>
    <w:p w:rsidR="006368B1" w:rsidRDefault="006368B1" w:rsidP="006368B1">
      <w:pPr>
        <w:pStyle w:val="Heading2"/>
      </w:pPr>
      <w:bookmarkStart w:id="197" w:name="_Toc327882044"/>
      <w:proofErr w:type="spellStart"/>
      <w:r>
        <w:t>Colormap</w:t>
      </w:r>
      <w:bookmarkEnd w:id="197"/>
      <w:proofErr w:type="spellEnd"/>
    </w:p>
    <w:p w:rsidR="00C255B4" w:rsidRDefault="000A63D2">
      <w:pPr>
        <w:rPr>
          <w:szCs w:val="20"/>
        </w:rPr>
      </w:pPr>
      <w:r>
        <w:rPr>
          <w:szCs w:val="20"/>
        </w:rPr>
        <w:t xml:space="preserve">The </w:t>
      </w:r>
      <w:proofErr w:type="spellStart"/>
      <w:r>
        <w:rPr>
          <w:szCs w:val="20"/>
        </w:rPr>
        <w:t>colors</w:t>
      </w:r>
      <w:proofErr w:type="spellEnd"/>
      <w:r>
        <w:rPr>
          <w:szCs w:val="20"/>
        </w:rPr>
        <w:t xml:space="preserve"> used in displaying the sonar image are referred to as the </w:t>
      </w:r>
      <w:proofErr w:type="spellStart"/>
      <w:r>
        <w:rPr>
          <w:szCs w:val="20"/>
        </w:rPr>
        <w:t>colormap</w:t>
      </w:r>
      <w:proofErr w:type="spellEnd"/>
      <w:r>
        <w:rPr>
          <w:szCs w:val="20"/>
        </w:rPr>
        <w:t xml:space="preserve">. The selected </w:t>
      </w:r>
      <w:proofErr w:type="spellStart"/>
      <w:r>
        <w:rPr>
          <w:szCs w:val="20"/>
        </w:rPr>
        <w:t>colormap</w:t>
      </w:r>
      <w:proofErr w:type="spellEnd"/>
      <w:r>
        <w:rPr>
          <w:szCs w:val="20"/>
        </w:rPr>
        <w:t xml:space="preserve"> for the image is displayed in a drop down box on the Pilot Interface toolbar. The following list describes the available </w:t>
      </w:r>
      <w:proofErr w:type="spellStart"/>
      <w:r>
        <w:rPr>
          <w:szCs w:val="20"/>
        </w:rPr>
        <w:t>colormaps</w:t>
      </w:r>
      <w:proofErr w:type="spellEnd"/>
      <w:r>
        <w:rPr>
          <w:szCs w:val="20"/>
        </w:rPr>
        <w:t xml:space="preserve"> and their characteristics. We recommend that you experiment with the different </w:t>
      </w:r>
      <w:proofErr w:type="spellStart"/>
      <w:r>
        <w:rPr>
          <w:szCs w:val="20"/>
        </w:rPr>
        <w:t>color</w:t>
      </w:r>
      <w:proofErr w:type="spellEnd"/>
      <w:r>
        <w:rPr>
          <w:szCs w:val="20"/>
        </w:rPr>
        <w:t xml:space="preserve"> maps to best understand their individual strengths and weaknesses.</w:t>
      </w:r>
    </w:p>
    <w:tbl>
      <w:tblPr>
        <w:tblStyle w:val="TableGrid"/>
        <w:tblW w:w="0" w:type="auto"/>
        <w:tblLook w:val="04A0" w:firstRow="1" w:lastRow="0" w:firstColumn="1" w:lastColumn="0" w:noHBand="0" w:noVBand="1"/>
      </w:tblPr>
      <w:tblGrid>
        <w:gridCol w:w="4621"/>
        <w:gridCol w:w="4621"/>
      </w:tblGrid>
      <w:tr w:rsidR="000A63D2" w:rsidTr="000A63D2">
        <w:tc>
          <w:tcPr>
            <w:tcW w:w="4621" w:type="dxa"/>
          </w:tcPr>
          <w:p w:rsidR="000A63D2" w:rsidRDefault="000A63D2" w:rsidP="000A63D2">
            <w:proofErr w:type="spellStart"/>
            <w:r>
              <w:t>Colormap</w:t>
            </w:r>
            <w:proofErr w:type="spellEnd"/>
          </w:p>
        </w:tc>
        <w:tc>
          <w:tcPr>
            <w:tcW w:w="4621" w:type="dxa"/>
          </w:tcPr>
          <w:p w:rsidR="000A63D2" w:rsidRDefault="000A63D2" w:rsidP="000A63D2">
            <w:r>
              <w:t>Characteristics</w:t>
            </w:r>
          </w:p>
        </w:tc>
      </w:tr>
      <w:tr w:rsidR="000A63D2" w:rsidTr="000A63D2">
        <w:tc>
          <w:tcPr>
            <w:tcW w:w="4621" w:type="dxa"/>
          </w:tcPr>
          <w:p w:rsidR="000A63D2" w:rsidRDefault="000A63D2" w:rsidP="000A63D2">
            <w:r>
              <w:t>Cool</w:t>
            </w:r>
          </w:p>
        </w:tc>
        <w:tc>
          <w:tcPr>
            <w:tcW w:w="4621" w:type="dxa"/>
          </w:tcPr>
          <w:p w:rsidR="00C255B4" w:rsidRDefault="000A63D2" w:rsidP="00416C28">
            <w:pPr>
              <w:pStyle w:val="Default"/>
              <w:rPr>
                <w:szCs w:val="20"/>
              </w:rPr>
            </w:pPr>
            <w:r>
              <w:rPr>
                <w:sz w:val="20"/>
                <w:szCs w:val="20"/>
              </w:rPr>
              <w:t xml:space="preserve">Softer </w:t>
            </w:r>
            <w:proofErr w:type="spellStart"/>
            <w:r>
              <w:rPr>
                <w:sz w:val="20"/>
                <w:szCs w:val="20"/>
              </w:rPr>
              <w:t>colors</w:t>
            </w:r>
            <w:proofErr w:type="spellEnd"/>
            <w:r>
              <w:rPr>
                <w:sz w:val="20"/>
                <w:szCs w:val="20"/>
              </w:rPr>
              <w:t xml:space="preserve"> that work well in low light conditions </w:t>
            </w:r>
          </w:p>
        </w:tc>
      </w:tr>
      <w:tr w:rsidR="000A63D2" w:rsidTr="000A63D2">
        <w:tc>
          <w:tcPr>
            <w:tcW w:w="4621" w:type="dxa"/>
          </w:tcPr>
          <w:p w:rsidR="000A63D2" w:rsidRDefault="000A63D2" w:rsidP="000A63D2">
            <w:r>
              <w:t>Copper</w:t>
            </w:r>
          </w:p>
        </w:tc>
        <w:tc>
          <w:tcPr>
            <w:tcW w:w="4621" w:type="dxa"/>
          </w:tcPr>
          <w:p w:rsidR="00C255B4" w:rsidRDefault="000A63D2" w:rsidP="00416C28">
            <w:pPr>
              <w:pStyle w:val="Default"/>
              <w:rPr>
                <w:szCs w:val="20"/>
              </w:rPr>
            </w:pPr>
            <w:r>
              <w:rPr>
                <w:sz w:val="20"/>
                <w:szCs w:val="20"/>
              </w:rPr>
              <w:t xml:space="preserve">Great image definition and contrast. Best general purpose </w:t>
            </w:r>
            <w:proofErr w:type="spellStart"/>
            <w:r>
              <w:rPr>
                <w:sz w:val="20"/>
                <w:szCs w:val="20"/>
              </w:rPr>
              <w:t>colormap</w:t>
            </w:r>
            <w:proofErr w:type="spellEnd"/>
            <w:r>
              <w:rPr>
                <w:sz w:val="20"/>
                <w:szCs w:val="20"/>
              </w:rPr>
              <w:t xml:space="preserve"> </w:t>
            </w:r>
          </w:p>
        </w:tc>
      </w:tr>
      <w:tr w:rsidR="000A63D2" w:rsidTr="000A63D2">
        <w:tc>
          <w:tcPr>
            <w:tcW w:w="4621" w:type="dxa"/>
          </w:tcPr>
          <w:p w:rsidR="000A63D2" w:rsidRDefault="000A63D2" w:rsidP="000A63D2">
            <w:r>
              <w:t>Green</w:t>
            </w:r>
          </w:p>
        </w:tc>
        <w:tc>
          <w:tcPr>
            <w:tcW w:w="4621" w:type="dxa"/>
          </w:tcPr>
          <w:p w:rsidR="00C255B4" w:rsidRDefault="000A63D2" w:rsidP="00416C28">
            <w:pPr>
              <w:pStyle w:val="Default"/>
              <w:rPr>
                <w:szCs w:val="20"/>
              </w:rPr>
            </w:pPr>
            <w:r>
              <w:rPr>
                <w:sz w:val="20"/>
                <w:szCs w:val="20"/>
              </w:rPr>
              <w:t xml:space="preserve">Great image definition and contrast. Best general purpose </w:t>
            </w:r>
            <w:proofErr w:type="spellStart"/>
            <w:r>
              <w:rPr>
                <w:sz w:val="20"/>
                <w:szCs w:val="20"/>
              </w:rPr>
              <w:t>colormap</w:t>
            </w:r>
            <w:proofErr w:type="spellEnd"/>
            <w:r>
              <w:rPr>
                <w:sz w:val="20"/>
                <w:szCs w:val="20"/>
              </w:rPr>
              <w:t xml:space="preserve"> </w:t>
            </w:r>
          </w:p>
        </w:tc>
      </w:tr>
      <w:tr w:rsidR="000A63D2" w:rsidTr="000A63D2">
        <w:tc>
          <w:tcPr>
            <w:tcW w:w="4621" w:type="dxa"/>
          </w:tcPr>
          <w:p w:rsidR="000A63D2" w:rsidRDefault="000A63D2" w:rsidP="000A63D2">
            <w:r>
              <w:t>Bone</w:t>
            </w:r>
          </w:p>
        </w:tc>
        <w:tc>
          <w:tcPr>
            <w:tcW w:w="4621" w:type="dxa"/>
          </w:tcPr>
          <w:p w:rsidR="00C255B4" w:rsidRDefault="000A63D2" w:rsidP="00416C28">
            <w:pPr>
              <w:pStyle w:val="Default"/>
              <w:rPr>
                <w:szCs w:val="20"/>
              </w:rPr>
            </w:pPr>
            <w:r>
              <w:rPr>
                <w:sz w:val="20"/>
                <w:szCs w:val="20"/>
              </w:rPr>
              <w:t xml:space="preserve">Best image definition, but low contrast makes it hard to use in bright sunlight conditions </w:t>
            </w:r>
          </w:p>
        </w:tc>
      </w:tr>
      <w:tr w:rsidR="000A63D2" w:rsidTr="000A63D2">
        <w:tc>
          <w:tcPr>
            <w:tcW w:w="4621" w:type="dxa"/>
          </w:tcPr>
          <w:p w:rsidR="000A63D2" w:rsidRDefault="000A63D2" w:rsidP="000A63D2">
            <w:r>
              <w:t>Hot</w:t>
            </w:r>
          </w:p>
        </w:tc>
        <w:tc>
          <w:tcPr>
            <w:tcW w:w="4621" w:type="dxa"/>
          </w:tcPr>
          <w:p w:rsidR="00C255B4" w:rsidRDefault="000A63D2" w:rsidP="00416C28">
            <w:pPr>
              <w:pStyle w:val="Default"/>
              <w:rPr>
                <w:szCs w:val="20"/>
              </w:rPr>
            </w:pPr>
            <w:r>
              <w:rPr>
                <w:sz w:val="20"/>
                <w:szCs w:val="20"/>
              </w:rPr>
              <w:t xml:space="preserve">Good image definition and contrast. Good general purpose </w:t>
            </w:r>
            <w:proofErr w:type="spellStart"/>
            <w:r>
              <w:rPr>
                <w:sz w:val="20"/>
                <w:szCs w:val="20"/>
              </w:rPr>
              <w:t>colormap</w:t>
            </w:r>
            <w:proofErr w:type="spellEnd"/>
            <w:r>
              <w:rPr>
                <w:sz w:val="20"/>
                <w:szCs w:val="20"/>
              </w:rPr>
              <w:t xml:space="preserve"> </w:t>
            </w:r>
          </w:p>
        </w:tc>
      </w:tr>
      <w:tr w:rsidR="000A63D2" w:rsidTr="000A63D2">
        <w:tc>
          <w:tcPr>
            <w:tcW w:w="4621" w:type="dxa"/>
          </w:tcPr>
          <w:p w:rsidR="000A63D2" w:rsidRDefault="000A63D2" w:rsidP="000A63D2">
            <w:r>
              <w:t>Jet</w:t>
            </w:r>
          </w:p>
        </w:tc>
        <w:tc>
          <w:tcPr>
            <w:tcW w:w="4621" w:type="dxa"/>
          </w:tcPr>
          <w:p w:rsidR="00C255B4" w:rsidRDefault="000A63D2" w:rsidP="00416C28">
            <w:pPr>
              <w:pStyle w:val="Default"/>
              <w:rPr>
                <w:szCs w:val="20"/>
              </w:rPr>
            </w:pPr>
            <w:r>
              <w:rPr>
                <w:sz w:val="20"/>
                <w:szCs w:val="20"/>
              </w:rPr>
              <w:t xml:space="preserve">High contrast with low image definition. Jet is ideal for quickly spotting targets in bright light conditions </w:t>
            </w:r>
          </w:p>
        </w:tc>
      </w:tr>
    </w:tbl>
    <w:p w:rsidR="00427B10" w:rsidRDefault="00427B10" w:rsidP="006368B1">
      <w:pPr>
        <w:pStyle w:val="Heading1"/>
        <w:numPr>
          <w:ilvl w:val="0"/>
          <w:numId w:val="0"/>
        </w:numPr>
        <w:jc w:val="both"/>
      </w:pPr>
    </w:p>
    <w:p w:rsidR="00C255B4" w:rsidRDefault="00C255B4"/>
    <w:p w:rsidR="0085536E" w:rsidRPr="0085536E" w:rsidRDefault="0085536E" w:rsidP="0085536E"/>
    <w:p w:rsidR="00E41E65" w:rsidRDefault="00E41E65" w:rsidP="00E41E65">
      <w:pPr>
        <w:jc w:val="both"/>
      </w:pPr>
    </w:p>
    <w:p w:rsidR="009E22F3" w:rsidRPr="00BD5C70" w:rsidRDefault="009E22F3" w:rsidP="00E41E65">
      <w:pPr>
        <w:jc w:val="both"/>
      </w:pPr>
    </w:p>
    <w:p w:rsidR="00406E95" w:rsidRPr="00BD5C70" w:rsidRDefault="00406E95" w:rsidP="00E41E65">
      <w:pPr>
        <w:jc w:val="both"/>
      </w:pPr>
    </w:p>
    <w:p w:rsidR="000A1BF7" w:rsidRPr="004240EF" w:rsidRDefault="000A1BF7" w:rsidP="00E41E65">
      <w:pPr>
        <w:pStyle w:val="Heading1"/>
        <w:numPr>
          <w:ilvl w:val="0"/>
          <w:numId w:val="0"/>
        </w:numPr>
        <w:jc w:val="both"/>
        <w:rPr>
          <w:rFonts w:cstheme="minorHAnsi"/>
          <w:sz w:val="28"/>
        </w:rPr>
      </w:pPr>
    </w:p>
    <w:sectPr w:rsidR="000A1BF7" w:rsidRPr="004240EF" w:rsidSect="00EF322F">
      <w:headerReference w:type="default" r:id="rId12"/>
      <w:footerReference w:type="default" r:id="rId13"/>
      <w:footerReference w:type="first" r:id="rId14"/>
      <w:pgSz w:w="11906" w:h="16838"/>
      <w:pgMar w:top="1985"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37B" w:rsidRDefault="00A5037B" w:rsidP="009C4C29">
      <w:pPr>
        <w:spacing w:after="0" w:line="240" w:lineRule="auto"/>
      </w:pPr>
      <w:r>
        <w:separator/>
      </w:r>
    </w:p>
  </w:endnote>
  <w:endnote w:type="continuationSeparator" w:id="0">
    <w:p w:rsidR="00A5037B" w:rsidRDefault="00A5037B" w:rsidP="009C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w:charset w:val="00"/>
    <w:family w:val="swiss"/>
    <w:pitch w:val="variable"/>
    <w:sig w:usb0="00000A87" w:usb1="00000000"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9FF" w:rsidRDefault="004579F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D4FFF">
      <w:rPr>
        <w:b/>
        <w:noProof/>
      </w:rPr>
      <w:t>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D4FFF">
      <w:rPr>
        <w:b/>
        <w:noProof/>
      </w:rPr>
      <w:t>10</w:t>
    </w:r>
    <w:r>
      <w:rPr>
        <w:b/>
        <w:sz w:val="24"/>
        <w:szCs w:val="24"/>
      </w:rPr>
      <w:fldChar w:fldCharType="end"/>
    </w:r>
  </w:p>
  <w:p w:rsidR="004579FF" w:rsidRDefault="004579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9FF" w:rsidRDefault="004579FF">
    <w:pPr>
      <w:pStyle w:val="Footer"/>
    </w:pPr>
  </w:p>
  <w:p w:rsidR="004579FF" w:rsidRDefault="004579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37B" w:rsidRDefault="00A5037B" w:rsidP="009C4C29">
      <w:pPr>
        <w:spacing w:after="0" w:line="240" w:lineRule="auto"/>
      </w:pPr>
      <w:r>
        <w:separator/>
      </w:r>
    </w:p>
  </w:footnote>
  <w:footnote w:type="continuationSeparator" w:id="0">
    <w:p w:rsidR="00A5037B" w:rsidRDefault="00A5037B" w:rsidP="009C4C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9FF" w:rsidRDefault="004579FF" w:rsidP="00283F53">
    <w:pPr>
      <w:pStyle w:val="Header"/>
      <w:rPr>
        <w:rFonts w:cstheme="minorHAnsi"/>
        <w:szCs w:val="20"/>
      </w:rPr>
    </w:pPr>
    <w:r>
      <w:rPr>
        <w:rFonts w:cstheme="minorHAnsi"/>
        <w:noProof/>
        <w:szCs w:val="20"/>
        <w:lang w:val="en-US"/>
      </w:rPr>
      <w:drawing>
        <wp:anchor distT="0" distB="0" distL="114300" distR="114300" simplePos="0" relativeHeight="251658240" behindDoc="1" locked="0" layoutInCell="1" allowOverlap="1">
          <wp:simplePos x="0" y="0"/>
          <wp:positionH relativeFrom="column">
            <wp:posOffset>4248150</wp:posOffset>
          </wp:positionH>
          <wp:positionV relativeFrom="paragraph">
            <wp:posOffset>7620</wp:posOffset>
          </wp:positionV>
          <wp:extent cx="1524000" cy="428625"/>
          <wp:effectExtent l="19050" t="0" r="0" b="0"/>
          <wp:wrapTight wrapText="bothSides">
            <wp:wrapPolygon edited="0">
              <wp:start x="-270" y="0"/>
              <wp:lineTo x="-270" y="21120"/>
              <wp:lineTo x="21600" y="21120"/>
              <wp:lineTo x="21600" y="0"/>
              <wp:lineTo x="-270" y="0"/>
            </wp:wrapPolygon>
          </wp:wrapTight>
          <wp:docPr id="2" name="Picture 5" descr="C:\Users\nicole.irvine\AppData\Local\Microsoft\Windows\Temporary Internet Files\Content.Word\SeeByte tex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e.irvine\AppData\Local\Microsoft\Windows\Temporary Internet Files\Content.Word\SeeByte text logo.jpg"/>
                  <pic:cNvPicPr>
                    <a:picLocks noChangeAspect="1" noChangeArrowheads="1"/>
                  </pic:cNvPicPr>
                </pic:nvPicPr>
                <pic:blipFill>
                  <a:blip r:embed="rId1"/>
                  <a:srcRect/>
                  <a:stretch>
                    <a:fillRect/>
                  </a:stretch>
                </pic:blipFill>
                <pic:spPr bwMode="auto">
                  <a:xfrm>
                    <a:off x="0" y="0"/>
                    <a:ext cx="1524000" cy="428625"/>
                  </a:xfrm>
                  <a:prstGeom prst="rect">
                    <a:avLst/>
                  </a:prstGeom>
                  <a:noFill/>
                  <a:ln w="9525">
                    <a:noFill/>
                    <a:miter lim="800000"/>
                    <a:headEnd/>
                    <a:tailEnd/>
                  </a:ln>
                </pic:spPr>
              </pic:pic>
            </a:graphicData>
          </a:graphic>
        </wp:anchor>
      </w:drawing>
    </w:r>
    <w:r w:rsidRPr="003509B9">
      <w:rPr>
        <w:rFonts w:cstheme="minorHAnsi"/>
        <w:szCs w:val="20"/>
      </w:rPr>
      <w:t>Commercial In Confidence</w:t>
    </w:r>
  </w:p>
  <w:p w:rsidR="004579FF" w:rsidRPr="003509B9" w:rsidRDefault="004579FF">
    <w:pPr>
      <w:pStyle w:val="Header"/>
      <w:rPr>
        <w:rFonts w:cstheme="minorHAnsi"/>
        <w:szCs w:val="20"/>
      </w:rPr>
    </w:pPr>
    <w:proofErr w:type="spellStart"/>
    <w:r w:rsidRPr="003509B9">
      <w:rPr>
        <w:rFonts w:cstheme="minorHAnsi"/>
        <w:szCs w:val="20"/>
      </w:rPr>
      <w:t>SeeByte</w:t>
    </w:r>
    <w:proofErr w:type="spellEnd"/>
    <w:r w:rsidRPr="003509B9">
      <w:rPr>
        <w:rFonts w:cstheme="minorHAnsi"/>
        <w:szCs w:val="20"/>
      </w:rPr>
      <w:t xml:space="preserve"> Ref:</w:t>
    </w:r>
  </w:p>
  <w:p w:rsidR="004579FF" w:rsidRPr="003509B9" w:rsidRDefault="004579FF">
    <w:pPr>
      <w:pStyle w:val="Header"/>
      <w:rPr>
        <w:rFonts w:cstheme="minorHAnsi"/>
        <w:szCs w:val="20"/>
      </w:rPr>
    </w:pPr>
    <w:r w:rsidRPr="003509B9">
      <w:rPr>
        <w:rFonts w:cstheme="minorHAnsi"/>
        <w:szCs w:val="20"/>
      </w:rPr>
      <w:t>Date:</w:t>
    </w:r>
  </w:p>
  <w:p w:rsidR="004579FF" w:rsidRPr="003509B9" w:rsidRDefault="004579FF" w:rsidP="00EF322F">
    <w:pPr>
      <w:pStyle w:val="Header"/>
      <w:tabs>
        <w:tab w:val="clear" w:pos="4513"/>
      </w:tabs>
      <w:rPr>
        <w:rFonts w:cstheme="minorHAnsi"/>
        <w:szCs w:val="20"/>
      </w:rPr>
    </w:pPr>
    <w:r w:rsidRPr="003509B9">
      <w:rPr>
        <w:rFonts w:cstheme="minorHAnsi"/>
        <w:szCs w:val="20"/>
      </w:rPr>
      <w:t>Proposal Title</w:t>
    </w:r>
    <w:r w:rsidRPr="003509B9">
      <w:rPr>
        <w:rFonts w:eastAsia="Times New Roman" w:cstheme="minorHAnsi"/>
        <w:snapToGrid w:val="0"/>
        <w:color w:val="000000"/>
        <w:w w:val="0"/>
        <w:szCs w:val="20"/>
        <w:u w:color="000000"/>
        <w:bdr w:val="none" w:sz="0" w:space="0" w:color="000000"/>
        <w:shd w:val="clear" w:color="000000" w:fil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1488"/>
    <w:multiLevelType w:val="hybridMultilevel"/>
    <w:tmpl w:val="B7945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D83B7C"/>
    <w:multiLevelType w:val="hybridMultilevel"/>
    <w:tmpl w:val="A38483D2"/>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087416E"/>
    <w:multiLevelType w:val="hybridMultilevel"/>
    <w:tmpl w:val="095E97A2"/>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644E4F"/>
    <w:multiLevelType w:val="hybridMultilevel"/>
    <w:tmpl w:val="B70E3B04"/>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3490F4F"/>
    <w:multiLevelType w:val="hybridMultilevel"/>
    <w:tmpl w:val="FC1A3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9D7C76"/>
    <w:multiLevelType w:val="hybridMultilevel"/>
    <w:tmpl w:val="27E83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9FE5E86"/>
    <w:multiLevelType w:val="hybridMultilevel"/>
    <w:tmpl w:val="FFCE38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nsid w:val="1DD945DE"/>
    <w:multiLevelType w:val="hybridMultilevel"/>
    <w:tmpl w:val="118C6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89B7B12"/>
    <w:multiLevelType w:val="hybridMultilevel"/>
    <w:tmpl w:val="5B487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A16548D"/>
    <w:multiLevelType w:val="hybridMultilevel"/>
    <w:tmpl w:val="248C8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D763656"/>
    <w:multiLevelType w:val="hybridMultilevel"/>
    <w:tmpl w:val="9AD67B6E"/>
    <w:lvl w:ilvl="0" w:tplc="08090001">
      <w:start w:val="1"/>
      <w:numFmt w:val="bullet"/>
      <w:lvlText w:val=""/>
      <w:lvlJc w:val="left"/>
      <w:pPr>
        <w:ind w:left="1600" w:hanging="360"/>
      </w:pPr>
      <w:rPr>
        <w:rFonts w:ascii="Symbol" w:hAnsi="Symbol" w:hint="default"/>
      </w:rPr>
    </w:lvl>
    <w:lvl w:ilvl="1" w:tplc="08090003" w:tentative="1">
      <w:start w:val="1"/>
      <w:numFmt w:val="bullet"/>
      <w:lvlText w:val="o"/>
      <w:lvlJc w:val="left"/>
      <w:pPr>
        <w:ind w:left="2320" w:hanging="360"/>
      </w:pPr>
      <w:rPr>
        <w:rFonts w:ascii="Courier New" w:hAnsi="Courier New" w:cs="Courier New" w:hint="default"/>
      </w:rPr>
    </w:lvl>
    <w:lvl w:ilvl="2" w:tplc="08090005" w:tentative="1">
      <w:start w:val="1"/>
      <w:numFmt w:val="bullet"/>
      <w:lvlText w:val=""/>
      <w:lvlJc w:val="left"/>
      <w:pPr>
        <w:ind w:left="3040" w:hanging="360"/>
      </w:pPr>
      <w:rPr>
        <w:rFonts w:ascii="Wingdings" w:hAnsi="Wingdings" w:hint="default"/>
      </w:rPr>
    </w:lvl>
    <w:lvl w:ilvl="3" w:tplc="08090001" w:tentative="1">
      <w:start w:val="1"/>
      <w:numFmt w:val="bullet"/>
      <w:lvlText w:val=""/>
      <w:lvlJc w:val="left"/>
      <w:pPr>
        <w:ind w:left="3760" w:hanging="360"/>
      </w:pPr>
      <w:rPr>
        <w:rFonts w:ascii="Symbol" w:hAnsi="Symbol" w:hint="default"/>
      </w:rPr>
    </w:lvl>
    <w:lvl w:ilvl="4" w:tplc="08090003" w:tentative="1">
      <w:start w:val="1"/>
      <w:numFmt w:val="bullet"/>
      <w:lvlText w:val="o"/>
      <w:lvlJc w:val="left"/>
      <w:pPr>
        <w:ind w:left="4480" w:hanging="360"/>
      </w:pPr>
      <w:rPr>
        <w:rFonts w:ascii="Courier New" w:hAnsi="Courier New" w:cs="Courier New" w:hint="default"/>
      </w:rPr>
    </w:lvl>
    <w:lvl w:ilvl="5" w:tplc="08090005" w:tentative="1">
      <w:start w:val="1"/>
      <w:numFmt w:val="bullet"/>
      <w:lvlText w:val=""/>
      <w:lvlJc w:val="left"/>
      <w:pPr>
        <w:ind w:left="5200" w:hanging="360"/>
      </w:pPr>
      <w:rPr>
        <w:rFonts w:ascii="Wingdings" w:hAnsi="Wingdings" w:hint="default"/>
      </w:rPr>
    </w:lvl>
    <w:lvl w:ilvl="6" w:tplc="08090001" w:tentative="1">
      <w:start w:val="1"/>
      <w:numFmt w:val="bullet"/>
      <w:lvlText w:val=""/>
      <w:lvlJc w:val="left"/>
      <w:pPr>
        <w:ind w:left="5920" w:hanging="360"/>
      </w:pPr>
      <w:rPr>
        <w:rFonts w:ascii="Symbol" w:hAnsi="Symbol" w:hint="default"/>
      </w:rPr>
    </w:lvl>
    <w:lvl w:ilvl="7" w:tplc="08090003" w:tentative="1">
      <w:start w:val="1"/>
      <w:numFmt w:val="bullet"/>
      <w:lvlText w:val="o"/>
      <w:lvlJc w:val="left"/>
      <w:pPr>
        <w:ind w:left="6640" w:hanging="360"/>
      </w:pPr>
      <w:rPr>
        <w:rFonts w:ascii="Courier New" w:hAnsi="Courier New" w:cs="Courier New" w:hint="default"/>
      </w:rPr>
    </w:lvl>
    <w:lvl w:ilvl="8" w:tplc="08090005" w:tentative="1">
      <w:start w:val="1"/>
      <w:numFmt w:val="bullet"/>
      <w:lvlText w:val=""/>
      <w:lvlJc w:val="left"/>
      <w:pPr>
        <w:ind w:left="7360" w:hanging="360"/>
      </w:pPr>
      <w:rPr>
        <w:rFonts w:ascii="Wingdings" w:hAnsi="Wingdings" w:hint="default"/>
      </w:rPr>
    </w:lvl>
  </w:abstractNum>
  <w:abstractNum w:abstractNumId="11">
    <w:nsid w:val="34E628CE"/>
    <w:multiLevelType w:val="hybridMultilevel"/>
    <w:tmpl w:val="1682BB06"/>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702155A"/>
    <w:multiLevelType w:val="hybridMultilevel"/>
    <w:tmpl w:val="B554C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DC55F57"/>
    <w:multiLevelType w:val="hybridMultilevel"/>
    <w:tmpl w:val="B13263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48470E92"/>
    <w:multiLevelType w:val="hybridMultilevel"/>
    <w:tmpl w:val="4BB49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77D7377"/>
    <w:multiLevelType w:val="hybridMultilevel"/>
    <w:tmpl w:val="B1E640E8"/>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A4E0584"/>
    <w:multiLevelType w:val="hybridMultilevel"/>
    <w:tmpl w:val="9B8E0E4A"/>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B766322"/>
    <w:multiLevelType w:val="hybridMultilevel"/>
    <w:tmpl w:val="CC92B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1396A63"/>
    <w:multiLevelType w:val="hybridMultilevel"/>
    <w:tmpl w:val="2F3EA25E"/>
    <w:lvl w:ilvl="0" w:tplc="08090001">
      <w:start w:val="1"/>
      <w:numFmt w:val="bullet"/>
      <w:lvlText w:val=""/>
      <w:lvlJc w:val="left"/>
      <w:pPr>
        <w:ind w:left="1800" w:hanging="360"/>
      </w:pPr>
      <w:rPr>
        <w:rFonts w:ascii="Symbol" w:hAnsi="Symbol"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nsid w:val="77361C1B"/>
    <w:multiLevelType w:val="hybridMultilevel"/>
    <w:tmpl w:val="130C31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9C304BC"/>
    <w:multiLevelType w:val="hybridMultilevel"/>
    <w:tmpl w:val="9C32C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D2C585E"/>
    <w:multiLevelType w:val="hybridMultilevel"/>
    <w:tmpl w:val="B89E33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DF74913"/>
    <w:multiLevelType w:val="hybridMultilevel"/>
    <w:tmpl w:val="B1E640E8"/>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814110"/>
    <w:multiLevelType w:val="multilevel"/>
    <w:tmpl w:val="552031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3"/>
  </w:num>
  <w:num w:numId="2">
    <w:abstractNumId w:val="12"/>
  </w:num>
  <w:num w:numId="3">
    <w:abstractNumId w:val="14"/>
  </w:num>
  <w:num w:numId="4">
    <w:abstractNumId w:val="5"/>
  </w:num>
  <w:num w:numId="5">
    <w:abstractNumId w:val="4"/>
  </w:num>
  <w:num w:numId="6">
    <w:abstractNumId w:val="19"/>
  </w:num>
  <w:num w:numId="7">
    <w:abstractNumId w:val="7"/>
  </w:num>
  <w:num w:numId="8">
    <w:abstractNumId w:val="20"/>
  </w:num>
  <w:num w:numId="9">
    <w:abstractNumId w:val="21"/>
  </w:num>
  <w:num w:numId="10">
    <w:abstractNumId w:val="18"/>
  </w:num>
  <w:num w:numId="11">
    <w:abstractNumId w:val="6"/>
  </w:num>
  <w:num w:numId="12">
    <w:abstractNumId w:val="9"/>
  </w:num>
  <w:num w:numId="13">
    <w:abstractNumId w:val="0"/>
  </w:num>
  <w:num w:numId="14">
    <w:abstractNumId w:val="22"/>
  </w:num>
  <w:num w:numId="15">
    <w:abstractNumId w:val="13"/>
  </w:num>
  <w:num w:numId="16">
    <w:abstractNumId w:val="15"/>
  </w:num>
  <w:num w:numId="17">
    <w:abstractNumId w:val="16"/>
  </w:num>
  <w:num w:numId="18">
    <w:abstractNumId w:val="17"/>
  </w:num>
  <w:num w:numId="19">
    <w:abstractNumId w:val="1"/>
  </w:num>
  <w:num w:numId="20">
    <w:abstractNumId w:val="11"/>
  </w:num>
  <w:num w:numId="21">
    <w:abstractNumId w:val="8"/>
  </w:num>
  <w:num w:numId="22">
    <w:abstractNumId w:val="10"/>
  </w:num>
  <w:num w:numId="23">
    <w:abstractNumId w:val="3"/>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6A2"/>
    <w:rsid w:val="00022B5C"/>
    <w:rsid w:val="00026D69"/>
    <w:rsid w:val="00033D9F"/>
    <w:rsid w:val="000460E3"/>
    <w:rsid w:val="00055EA7"/>
    <w:rsid w:val="000A1BF7"/>
    <w:rsid w:val="000A63D2"/>
    <w:rsid w:val="000B2B27"/>
    <w:rsid w:val="000C204A"/>
    <w:rsid w:val="000C5D77"/>
    <w:rsid w:val="000E4A57"/>
    <w:rsid w:val="001045F1"/>
    <w:rsid w:val="00130690"/>
    <w:rsid w:val="00134ACC"/>
    <w:rsid w:val="00134E5E"/>
    <w:rsid w:val="00151303"/>
    <w:rsid w:val="00183C08"/>
    <w:rsid w:val="0018746A"/>
    <w:rsid w:val="001A49E4"/>
    <w:rsid w:val="001A769D"/>
    <w:rsid w:val="001B1630"/>
    <w:rsid w:val="001C083F"/>
    <w:rsid w:val="00211978"/>
    <w:rsid w:val="00211CCE"/>
    <w:rsid w:val="00267952"/>
    <w:rsid w:val="00283F53"/>
    <w:rsid w:val="002A187F"/>
    <w:rsid w:val="002A276B"/>
    <w:rsid w:val="002E01F0"/>
    <w:rsid w:val="002F2359"/>
    <w:rsid w:val="002F696B"/>
    <w:rsid w:val="003020D7"/>
    <w:rsid w:val="003068D6"/>
    <w:rsid w:val="00311E11"/>
    <w:rsid w:val="0033197F"/>
    <w:rsid w:val="003509B9"/>
    <w:rsid w:val="00354F95"/>
    <w:rsid w:val="00395003"/>
    <w:rsid w:val="003D6714"/>
    <w:rsid w:val="003F159A"/>
    <w:rsid w:val="003F6ACC"/>
    <w:rsid w:val="00402AC5"/>
    <w:rsid w:val="00406E95"/>
    <w:rsid w:val="00416C28"/>
    <w:rsid w:val="004240EF"/>
    <w:rsid w:val="00427B10"/>
    <w:rsid w:val="004579FF"/>
    <w:rsid w:val="00461E72"/>
    <w:rsid w:val="00480518"/>
    <w:rsid w:val="004E65E9"/>
    <w:rsid w:val="005072FD"/>
    <w:rsid w:val="00517CA2"/>
    <w:rsid w:val="00533AA7"/>
    <w:rsid w:val="00556A43"/>
    <w:rsid w:val="005648B9"/>
    <w:rsid w:val="00564DA1"/>
    <w:rsid w:val="00590FF3"/>
    <w:rsid w:val="005A3B54"/>
    <w:rsid w:val="005B036B"/>
    <w:rsid w:val="00603548"/>
    <w:rsid w:val="006313E3"/>
    <w:rsid w:val="006368B1"/>
    <w:rsid w:val="00643886"/>
    <w:rsid w:val="0065322A"/>
    <w:rsid w:val="006808BC"/>
    <w:rsid w:val="00683D10"/>
    <w:rsid w:val="00690883"/>
    <w:rsid w:val="006A0464"/>
    <w:rsid w:val="006E1CE7"/>
    <w:rsid w:val="00712D1B"/>
    <w:rsid w:val="00743339"/>
    <w:rsid w:val="00746652"/>
    <w:rsid w:val="00776AF0"/>
    <w:rsid w:val="00795668"/>
    <w:rsid w:val="007E3879"/>
    <w:rsid w:val="007E7BF8"/>
    <w:rsid w:val="00811522"/>
    <w:rsid w:val="0082319D"/>
    <w:rsid w:val="0083189C"/>
    <w:rsid w:val="00844B7D"/>
    <w:rsid w:val="00844F84"/>
    <w:rsid w:val="00851A8C"/>
    <w:rsid w:val="008536A2"/>
    <w:rsid w:val="008548C0"/>
    <w:rsid w:val="0085536E"/>
    <w:rsid w:val="008566BF"/>
    <w:rsid w:val="00895764"/>
    <w:rsid w:val="00897F14"/>
    <w:rsid w:val="008B0CD0"/>
    <w:rsid w:val="008C66D5"/>
    <w:rsid w:val="008E53C2"/>
    <w:rsid w:val="008E66C2"/>
    <w:rsid w:val="009057F9"/>
    <w:rsid w:val="0094701D"/>
    <w:rsid w:val="0097300C"/>
    <w:rsid w:val="00992195"/>
    <w:rsid w:val="009A799C"/>
    <w:rsid w:val="009B0A8D"/>
    <w:rsid w:val="009B273D"/>
    <w:rsid w:val="009C4C29"/>
    <w:rsid w:val="009D3C71"/>
    <w:rsid w:val="009E22F3"/>
    <w:rsid w:val="009E590E"/>
    <w:rsid w:val="009E7410"/>
    <w:rsid w:val="009F0483"/>
    <w:rsid w:val="009F61E0"/>
    <w:rsid w:val="00A1062C"/>
    <w:rsid w:val="00A351C5"/>
    <w:rsid w:val="00A40291"/>
    <w:rsid w:val="00A5037B"/>
    <w:rsid w:val="00A53201"/>
    <w:rsid w:val="00AC4B0D"/>
    <w:rsid w:val="00AE4018"/>
    <w:rsid w:val="00AE56E6"/>
    <w:rsid w:val="00B204AC"/>
    <w:rsid w:val="00B64A18"/>
    <w:rsid w:val="00B72426"/>
    <w:rsid w:val="00B86715"/>
    <w:rsid w:val="00B94DA6"/>
    <w:rsid w:val="00BA2101"/>
    <w:rsid w:val="00BC1773"/>
    <w:rsid w:val="00BC2406"/>
    <w:rsid w:val="00BE56A6"/>
    <w:rsid w:val="00BF6E6F"/>
    <w:rsid w:val="00C120B0"/>
    <w:rsid w:val="00C24241"/>
    <w:rsid w:val="00C243F5"/>
    <w:rsid w:val="00C255B4"/>
    <w:rsid w:val="00C7705D"/>
    <w:rsid w:val="00C7712C"/>
    <w:rsid w:val="00CC4F3B"/>
    <w:rsid w:val="00CD2AA1"/>
    <w:rsid w:val="00CD516A"/>
    <w:rsid w:val="00CE0D5C"/>
    <w:rsid w:val="00CE5C8A"/>
    <w:rsid w:val="00D16CD6"/>
    <w:rsid w:val="00D23A40"/>
    <w:rsid w:val="00D342BE"/>
    <w:rsid w:val="00D50F35"/>
    <w:rsid w:val="00D557B9"/>
    <w:rsid w:val="00D876CE"/>
    <w:rsid w:val="00DB7634"/>
    <w:rsid w:val="00DD0E69"/>
    <w:rsid w:val="00DE3B6E"/>
    <w:rsid w:val="00E17116"/>
    <w:rsid w:val="00E41E65"/>
    <w:rsid w:val="00E560D5"/>
    <w:rsid w:val="00E57ECF"/>
    <w:rsid w:val="00E7090C"/>
    <w:rsid w:val="00E81CEF"/>
    <w:rsid w:val="00E82B55"/>
    <w:rsid w:val="00EA558C"/>
    <w:rsid w:val="00EC4238"/>
    <w:rsid w:val="00EC53AB"/>
    <w:rsid w:val="00EE014F"/>
    <w:rsid w:val="00EE4B40"/>
    <w:rsid w:val="00EF01AD"/>
    <w:rsid w:val="00EF0456"/>
    <w:rsid w:val="00EF322F"/>
    <w:rsid w:val="00F02ED1"/>
    <w:rsid w:val="00F0638B"/>
    <w:rsid w:val="00F0668B"/>
    <w:rsid w:val="00F34321"/>
    <w:rsid w:val="00F42BE3"/>
    <w:rsid w:val="00F63CDE"/>
    <w:rsid w:val="00FA4D33"/>
    <w:rsid w:val="00FD3B9E"/>
    <w:rsid w:val="00FD4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F53"/>
    <w:pPr>
      <w:spacing w:after="200" w:line="276" w:lineRule="auto"/>
    </w:pPr>
    <w:rPr>
      <w:szCs w:val="22"/>
      <w:lang w:eastAsia="en-US"/>
    </w:rPr>
  </w:style>
  <w:style w:type="paragraph" w:styleId="Heading1">
    <w:name w:val="heading 1"/>
    <w:basedOn w:val="Normal"/>
    <w:next w:val="Normal"/>
    <w:link w:val="Heading1Char"/>
    <w:uiPriority w:val="9"/>
    <w:qFormat/>
    <w:rsid w:val="00EF322F"/>
    <w:pPr>
      <w:keepNext/>
      <w:keepLines/>
      <w:numPr>
        <w:numId w:val="1"/>
      </w:numPr>
      <w:spacing w:before="480" w:after="0"/>
      <w:outlineLvl w:val="0"/>
    </w:pPr>
    <w:rPr>
      <w:rFonts w:eastAsia="Times New Roman"/>
      <w:b/>
      <w:bCs/>
      <w:color w:val="000000"/>
      <w:sz w:val="32"/>
      <w:szCs w:val="28"/>
    </w:rPr>
  </w:style>
  <w:style w:type="paragraph" w:styleId="Heading2">
    <w:name w:val="heading 2"/>
    <w:basedOn w:val="Normal"/>
    <w:next w:val="Normal"/>
    <w:link w:val="Heading2Char"/>
    <w:uiPriority w:val="9"/>
    <w:unhideWhenUsed/>
    <w:qFormat/>
    <w:rsid w:val="0082319D"/>
    <w:pPr>
      <w:keepNext/>
      <w:keepLines/>
      <w:numPr>
        <w:ilvl w:val="1"/>
        <w:numId w:val="1"/>
      </w:numPr>
      <w:spacing w:before="200" w:after="0"/>
      <w:ind w:left="1296"/>
      <w:outlineLvl w:val="1"/>
    </w:pPr>
    <w:rPr>
      <w:rFonts w:eastAsia="Times New Roman"/>
      <w:b/>
      <w:bCs/>
      <w:color w:val="000000"/>
      <w:sz w:val="24"/>
      <w:szCs w:val="26"/>
    </w:rPr>
  </w:style>
  <w:style w:type="paragraph" w:styleId="Heading3">
    <w:name w:val="heading 3"/>
    <w:basedOn w:val="Normal"/>
    <w:next w:val="Normal"/>
    <w:link w:val="Heading3Char"/>
    <w:uiPriority w:val="9"/>
    <w:unhideWhenUsed/>
    <w:qFormat/>
    <w:rsid w:val="0082319D"/>
    <w:pPr>
      <w:keepNext/>
      <w:keepLines/>
      <w:numPr>
        <w:ilvl w:val="2"/>
        <w:numId w:val="1"/>
      </w:numPr>
      <w:spacing w:before="200" w:after="0"/>
      <w:ind w:left="1440"/>
      <w:outlineLvl w:val="2"/>
    </w:pPr>
    <w:rPr>
      <w:rFonts w:eastAsia="Times New Roman"/>
      <w:b/>
      <w:bCs/>
      <w:i/>
    </w:rPr>
  </w:style>
  <w:style w:type="paragraph" w:styleId="Heading4">
    <w:name w:val="heading 4"/>
    <w:basedOn w:val="Normal"/>
    <w:next w:val="Normal"/>
    <w:link w:val="Heading4Char"/>
    <w:uiPriority w:val="9"/>
    <w:unhideWhenUsed/>
    <w:qFormat/>
    <w:rsid w:val="00D23A40"/>
    <w:pPr>
      <w:keepNext/>
      <w:keepLines/>
      <w:numPr>
        <w:ilvl w:val="3"/>
        <w:numId w:val="1"/>
      </w:numPr>
      <w:spacing w:before="200" w:after="0"/>
      <w:ind w:left="1584"/>
      <w:outlineLvl w:val="3"/>
    </w:pPr>
    <w:rPr>
      <w:rFonts w:asciiTheme="minorHAnsi" w:eastAsia="Times New Roman" w:hAnsiTheme="minorHAnsi"/>
      <w:bCs/>
      <w:iCs/>
      <w:color w:val="000000" w:themeColor="text1"/>
    </w:rPr>
  </w:style>
  <w:style w:type="paragraph" w:styleId="Heading5">
    <w:name w:val="heading 5"/>
    <w:basedOn w:val="Normal"/>
    <w:next w:val="Normal"/>
    <w:link w:val="Heading5Char"/>
    <w:uiPriority w:val="9"/>
    <w:semiHidden/>
    <w:unhideWhenUsed/>
    <w:qFormat/>
    <w:rsid w:val="001045F1"/>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045F1"/>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045F1"/>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045F1"/>
    <w:pPr>
      <w:keepNext/>
      <w:keepLines/>
      <w:numPr>
        <w:ilvl w:val="7"/>
        <w:numId w:val="1"/>
      </w:numPr>
      <w:spacing w:before="200" w:after="0"/>
      <w:outlineLvl w:val="7"/>
    </w:pPr>
    <w:rPr>
      <w:rFonts w:ascii="Cambria" w:eastAsia="Times New Roman" w:hAnsi="Cambria"/>
      <w:color w:val="404040"/>
      <w:szCs w:val="20"/>
    </w:rPr>
  </w:style>
  <w:style w:type="paragraph" w:styleId="Heading9">
    <w:name w:val="heading 9"/>
    <w:basedOn w:val="Normal"/>
    <w:next w:val="Normal"/>
    <w:link w:val="Heading9Char"/>
    <w:uiPriority w:val="9"/>
    <w:semiHidden/>
    <w:unhideWhenUsed/>
    <w:qFormat/>
    <w:rsid w:val="001045F1"/>
    <w:pPr>
      <w:keepNext/>
      <w:keepLines/>
      <w:numPr>
        <w:ilvl w:val="8"/>
        <w:numId w:val="1"/>
      </w:numPr>
      <w:spacing w:before="200" w:after="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3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6A2"/>
    <w:rPr>
      <w:rFonts w:ascii="Tahoma" w:hAnsi="Tahoma" w:cs="Tahoma"/>
      <w:sz w:val="16"/>
      <w:szCs w:val="16"/>
    </w:rPr>
  </w:style>
  <w:style w:type="paragraph" w:styleId="Header">
    <w:name w:val="header"/>
    <w:basedOn w:val="Normal"/>
    <w:link w:val="HeaderChar"/>
    <w:uiPriority w:val="99"/>
    <w:unhideWhenUsed/>
    <w:rsid w:val="009C4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C29"/>
  </w:style>
  <w:style w:type="paragraph" w:styleId="Footer">
    <w:name w:val="footer"/>
    <w:basedOn w:val="Normal"/>
    <w:link w:val="FooterChar"/>
    <w:uiPriority w:val="99"/>
    <w:unhideWhenUsed/>
    <w:rsid w:val="009C4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C29"/>
  </w:style>
  <w:style w:type="character" w:customStyle="1" w:styleId="Heading1Char">
    <w:name w:val="Heading 1 Char"/>
    <w:basedOn w:val="DefaultParagraphFont"/>
    <w:link w:val="Heading1"/>
    <w:uiPriority w:val="9"/>
    <w:rsid w:val="00EF322F"/>
    <w:rPr>
      <w:rFonts w:eastAsia="Times New Roman"/>
      <w:b/>
      <w:bCs/>
      <w:color w:val="000000"/>
      <w:sz w:val="32"/>
      <w:szCs w:val="28"/>
      <w:lang w:eastAsia="en-US"/>
    </w:rPr>
  </w:style>
  <w:style w:type="paragraph" w:styleId="TOCHeading">
    <w:name w:val="TOC Heading"/>
    <w:basedOn w:val="Heading1"/>
    <w:next w:val="Normal"/>
    <w:uiPriority w:val="39"/>
    <w:unhideWhenUsed/>
    <w:qFormat/>
    <w:rsid w:val="009C4C29"/>
    <w:pPr>
      <w:outlineLvl w:val="9"/>
    </w:pPr>
    <w:rPr>
      <w:lang w:val="en-US" w:eastAsia="ja-JP"/>
    </w:rPr>
  </w:style>
  <w:style w:type="character" w:styleId="Hyperlink">
    <w:name w:val="Hyperlink"/>
    <w:basedOn w:val="DefaultParagraphFont"/>
    <w:uiPriority w:val="99"/>
    <w:unhideWhenUsed/>
    <w:rsid w:val="000A1BF7"/>
    <w:rPr>
      <w:color w:val="0000FF"/>
      <w:u w:val="single"/>
    </w:rPr>
  </w:style>
  <w:style w:type="paragraph" w:styleId="TOC1">
    <w:name w:val="toc 1"/>
    <w:basedOn w:val="Normal"/>
    <w:next w:val="Normal"/>
    <w:autoRedefine/>
    <w:uiPriority w:val="39"/>
    <w:unhideWhenUsed/>
    <w:rsid w:val="000A1BF7"/>
    <w:pPr>
      <w:spacing w:after="100"/>
    </w:pPr>
  </w:style>
  <w:style w:type="character" w:customStyle="1" w:styleId="Heading2Char">
    <w:name w:val="Heading 2 Char"/>
    <w:basedOn w:val="DefaultParagraphFont"/>
    <w:link w:val="Heading2"/>
    <w:uiPriority w:val="9"/>
    <w:rsid w:val="0082319D"/>
    <w:rPr>
      <w:rFonts w:eastAsia="Times New Roman"/>
      <w:b/>
      <w:bCs/>
      <w:color w:val="000000"/>
      <w:sz w:val="24"/>
      <w:szCs w:val="26"/>
      <w:lang w:eastAsia="en-US"/>
    </w:rPr>
  </w:style>
  <w:style w:type="paragraph" w:styleId="ListParagraph">
    <w:name w:val="List Paragraph"/>
    <w:basedOn w:val="Normal"/>
    <w:uiPriority w:val="34"/>
    <w:qFormat/>
    <w:rsid w:val="001045F1"/>
    <w:pPr>
      <w:ind w:left="720"/>
      <w:contextualSpacing/>
    </w:pPr>
  </w:style>
  <w:style w:type="character" w:customStyle="1" w:styleId="Heading3Char">
    <w:name w:val="Heading 3 Char"/>
    <w:basedOn w:val="DefaultParagraphFont"/>
    <w:link w:val="Heading3"/>
    <w:uiPriority w:val="9"/>
    <w:rsid w:val="0082319D"/>
    <w:rPr>
      <w:rFonts w:eastAsia="Times New Roman"/>
      <w:b/>
      <w:bCs/>
      <w:i/>
      <w:szCs w:val="22"/>
      <w:lang w:eastAsia="en-US"/>
    </w:rPr>
  </w:style>
  <w:style w:type="character" w:customStyle="1" w:styleId="Heading4Char">
    <w:name w:val="Heading 4 Char"/>
    <w:basedOn w:val="DefaultParagraphFont"/>
    <w:link w:val="Heading4"/>
    <w:uiPriority w:val="9"/>
    <w:rsid w:val="00D23A40"/>
    <w:rPr>
      <w:rFonts w:asciiTheme="minorHAnsi" w:eastAsia="Times New Roman" w:hAnsiTheme="minorHAnsi"/>
      <w:bCs/>
      <w:iCs/>
      <w:color w:val="000000" w:themeColor="text1"/>
      <w:szCs w:val="22"/>
      <w:lang w:eastAsia="en-US"/>
    </w:rPr>
  </w:style>
  <w:style w:type="character" w:customStyle="1" w:styleId="Heading5Char">
    <w:name w:val="Heading 5 Char"/>
    <w:basedOn w:val="DefaultParagraphFont"/>
    <w:link w:val="Heading5"/>
    <w:uiPriority w:val="9"/>
    <w:semiHidden/>
    <w:rsid w:val="001045F1"/>
    <w:rPr>
      <w:rFonts w:ascii="Cambria" w:eastAsia="Times New Roman" w:hAnsi="Cambria"/>
      <w:color w:val="243F60"/>
      <w:szCs w:val="22"/>
      <w:lang w:eastAsia="en-US"/>
    </w:rPr>
  </w:style>
  <w:style w:type="character" w:customStyle="1" w:styleId="Heading6Char">
    <w:name w:val="Heading 6 Char"/>
    <w:basedOn w:val="DefaultParagraphFont"/>
    <w:link w:val="Heading6"/>
    <w:uiPriority w:val="9"/>
    <w:semiHidden/>
    <w:rsid w:val="001045F1"/>
    <w:rPr>
      <w:rFonts w:ascii="Cambria" w:eastAsia="Times New Roman" w:hAnsi="Cambria"/>
      <w:i/>
      <w:iCs/>
      <w:color w:val="243F60"/>
      <w:szCs w:val="22"/>
      <w:lang w:eastAsia="en-US"/>
    </w:rPr>
  </w:style>
  <w:style w:type="character" w:customStyle="1" w:styleId="Heading7Char">
    <w:name w:val="Heading 7 Char"/>
    <w:basedOn w:val="DefaultParagraphFont"/>
    <w:link w:val="Heading7"/>
    <w:uiPriority w:val="9"/>
    <w:semiHidden/>
    <w:rsid w:val="001045F1"/>
    <w:rPr>
      <w:rFonts w:ascii="Cambria" w:eastAsia="Times New Roman" w:hAnsi="Cambria"/>
      <w:i/>
      <w:iCs/>
      <w:color w:val="404040"/>
      <w:szCs w:val="22"/>
      <w:lang w:eastAsia="en-US"/>
    </w:rPr>
  </w:style>
  <w:style w:type="character" w:customStyle="1" w:styleId="Heading8Char">
    <w:name w:val="Heading 8 Char"/>
    <w:basedOn w:val="DefaultParagraphFont"/>
    <w:link w:val="Heading8"/>
    <w:uiPriority w:val="9"/>
    <w:semiHidden/>
    <w:rsid w:val="001045F1"/>
    <w:rPr>
      <w:rFonts w:ascii="Cambria" w:eastAsia="Times New Roman" w:hAnsi="Cambria"/>
      <w:color w:val="404040"/>
      <w:lang w:eastAsia="en-US"/>
    </w:rPr>
  </w:style>
  <w:style w:type="character" w:customStyle="1" w:styleId="Heading9Char">
    <w:name w:val="Heading 9 Char"/>
    <w:basedOn w:val="DefaultParagraphFont"/>
    <w:link w:val="Heading9"/>
    <w:uiPriority w:val="9"/>
    <w:semiHidden/>
    <w:rsid w:val="001045F1"/>
    <w:rPr>
      <w:rFonts w:ascii="Cambria" w:eastAsia="Times New Roman" w:hAnsi="Cambria"/>
      <w:i/>
      <w:iCs/>
      <w:color w:val="404040"/>
      <w:lang w:eastAsia="en-US"/>
    </w:rPr>
  </w:style>
  <w:style w:type="paragraph" w:styleId="TOC2">
    <w:name w:val="toc 2"/>
    <w:basedOn w:val="Normal"/>
    <w:next w:val="Normal"/>
    <w:autoRedefine/>
    <w:uiPriority w:val="39"/>
    <w:unhideWhenUsed/>
    <w:rsid w:val="001045F1"/>
    <w:pPr>
      <w:spacing w:after="100"/>
      <w:ind w:left="220"/>
    </w:pPr>
  </w:style>
  <w:style w:type="paragraph" w:styleId="BodyText">
    <w:name w:val="Body Text"/>
    <w:basedOn w:val="Normal"/>
    <w:link w:val="BodyTextChar"/>
    <w:rsid w:val="00C7705D"/>
    <w:pPr>
      <w:spacing w:after="0" w:line="288" w:lineRule="auto"/>
    </w:pPr>
    <w:rPr>
      <w:rFonts w:ascii="Verdana" w:eastAsia="Times New Roman" w:hAnsi="Verdana"/>
      <w:szCs w:val="24"/>
      <w:lang w:val="en-US"/>
    </w:rPr>
  </w:style>
  <w:style w:type="character" w:customStyle="1" w:styleId="BodyTextChar">
    <w:name w:val="Body Text Char"/>
    <w:basedOn w:val="DefaultParagraphFont"/>
    <w:link w:val="BodyText"/>
    <w:rsid w:val="00C7705D"/>
    <w:rPr>
      <w:rFonts w:ascii="Verdana" w:eastAsia="Times New Roman" w:hAnsi="Verdana"/>
      <w:szCs w:val="24"/>
      <w:lang w:val="en-US" w:eastAsia="en-US"/>
    </w:rPr>
  </w:style>
  <w:style w:type="paragraph" w:styleId="CommentText">
    <w:name w:val="annotation text"/>
    <w:basedOn w:val="Normal"/>
    <w:link w:val="CommentTextChar"/>
    <w:semiHidden/>
    <w:rsid w:val="00C7705D"/>
    <w:pPr>
      <w:spacing w:after="0" w:line="240" w:lineRule="auto"/>
    </w:pPr>
    <w:rPr>
      <w:rFonts w:ascii="Verdana" w:eastAsia="Times New Roman" w:hAnsi="Verdana"/>
      <w:szCs w:val="20"/>
      <w:lang w:val="en-US"/>
    </w:rPr>
  </w:style>
  <w:style w:type="character" w:customStyle="1" w:styleId="CommentTextChar">
    <w:name w:val="Comment Text Char"/>
    <w:basedOn w:val="DefaultParagraphFont"/>
    <w:link w:val="CommentText"/>
    <w:semiHidden/>
    <w:rsid w:val="00C7705D"/>
    <w:rPr>
      <w:rFonts w:ascii="Verdana" w:eastAsia="Times New Roman" w:hAnsi="Verdana"/>
      <w:lang w:val="en-US" w:eastAsia="en-US"/>
    </w:rPr>
  </w:style>
  <w:style w:type="character" w:styleId="CommentReference">
    <w:name w:val="annotation reference"/>
    <w:semiHidden/>
    <w:rsid w:val="00C7705D"/>
    <w:rPr>
      <w:sz w:val="16"/>
      <w:szCs w:val="16"/>
    </w:rPr>
  </w:style>
  <w:style w:type="paragraph" w:styleId="TOC3">
    <w:name w:val="toc 3"/>
    <w:basedOn w:val="Normal"/>
    <w:next w:val="Normal"/>
    <w:autoRedefine/>
    <w:uiPriority w:val="39"/>
    <w:unhideWhenUsed/>
    <w:rsid w:val="00C243F5"/>
    <w:pPr>
      <w:spacing w:after="100"/>
      <w:ind w:left="400"/>
    </w:pPr>
  </w:style>
  <w:style w:type="paragraph" w:customStyle="1" w:styleId="Manual-Body">
    <w:name w:val="Manual - Body"/>
    <w:basedOn w:val="BodyText"/>
    <w:next w:val="BodyText"/>
    <w:link w:val="Manual-BodyChar"/>
    <w:rsid w:val="008548C0"/>
    <w:pPr>
      <w:spacing w:before="100" w:beforeAutospacing="1" w:after="100" w:afterAutospacing="1"/>
      <w:ind w:right="-924"/>
    </w:pPr>
    <w:rPr>
      <w:color w:val="000000"/>
      <w:lang w:val="en-GB"/>
    </w:rPr>
  </w:style>
  <w:style w:type="character" w:customStyle="1" w:styleId="Manual-BodyChar">
    <w:name w:val="Manual - Body Char"/>
    <w:link w:val="Manual-Body"/>
    <w:rsid w:val="008548C0"/>
    <w:rPr>
      <w:rFonts w:ascii="Verdana" w:eastAsia="Times New Roman" w:hAnsi="Verdana"/>
      <w:color w:val="000000"/>
      <w:szCs w:val="24"/>
      <w:lang w:eastAsia="en-US"/>
    </w:rPr>
  </w:style>
  <w:style w:type="paragraph" w:customStyle="1" w:styleId="Captionfigurestables">
    <w:name w:val="Caption (figures &amp; tables)"/>
    <w:basedOn w:val="BodyText"/>
    <w:rsid w:val="008E66C2"/>
    <w:pPr>
      <w:jc w:val="center"/>
    </w:pPr>
    <w:rPr>
      <w:caps/>
      <w:spacing w:val="20"/>
      <w:sz w:val="18"/>
      <w:szCs w:val="18"/>
    </w:rPr>
  </w:style>
  <w:style w:type="paragraph" w:customStyle="1" w:styleId="StyleBodyText9ptBoldItalic">
    <w:name w:val="Style Body Text + 9 pt Bold Italic"/>
    <w:basedOn w:val="BodyText"/>
    <w:link w:val="StyleBodyText9ptBoldItalicChar"/>
    <w:rsid w:val="008E66C2"/>
    <w:pPr>
      <w:spacing w:before="120" w:line="240" w:lineRule="auto"/>
    </w:pPr>
    <w:rPr>
      <w:bCs/>
      <w:iCs/>
      <w:caps/>
      <w:spacing w:val="20"/>
      <w:sz w:val="16"/>
      <w:szCs w:val="16"/>
    </w:rPr>
  </w:style>
  <w:style w:type="character" w:customStyle="1" w:styleId="StyleBodyText9ptBoldItalicChar">
    <w:name w:val="Style Body Text + 9 pt Bold Italic Char"/>
    <w:link w:val="StyleBodyText9ptBoldItalic"/>
    <w:rsid w:val="008E66C2"/>
    <w:rPr>
      <w:rFonts w:ascii="Verdana" w:eastAsia="Times New Roman" w:hAnsi="Verdana"/>
      <w:bCs/>
      <w:iCs/>
      <w:caps/>
      <w:spacing w:val="20"/>
      <w:sz w:val="16"/>
      <w:szCs w:val="16"/>
      <w:lang w:val="en-US" w:eastAsia="en-US"/>
    </w:rPr>
  </w:style>
  <w:style w:type="paragraph" w:customStyle="1" w:styleId="StyleBodyTextBoldItalic">
    <w:name w:val="Style Body Text + Bold Italic"/>
    <w:basedOn w:val="BodyText"/>
    <w:link w:val="StyleBodyTextBoldItalicChar"/>
    <w:rsid w:val="008E66C2"/>
    <w:pPr>
      <w:spacing w:before="120" w:line="240" w:lineRule="auto"/>
    </w:pPr>
    <w:rPr>
      <w:bCs/>
      <w:iCs/>
      <w:caps/>
      <w:spacing w:val="20"/>
      <w:sz w:val="16"/>
      <w:szCs w:val="16"/>
    </w:rPr>
  </w:style>
  <w:style w:type="character" w:customStyle="1" w:styleId="StyleBodyTextBoldItalicChar">
    <w:name w:val="Style Body Text + Bold Italic Char"/>
    <w:link w:val="StyleBodyTextBoldItalic"/>
    <w:rsid w:val="008E66C2"/>
    <w:rPr>
      <w:rFonts w:ascii="Verdana" w:eastAsia="Times New Roman" w:hAnsi="Verdana"/>
      <w:bCs/>
      <w:iCs/>
      <w:caps/>
      <w:spacing w:val="20"/>
      <w:sz w:val="16"/>
      <w:szCs w:val="16"/>
      <w:lang w:val="en-US" w:eastAsia="en-US"/>
    </w:rPr>
  </w:style>
  <w:style w:type="paragraph" w:styleId="CommentSubject">
    <w:name w:val="annotation subject"/>
    <w:basedOn w:val="CommentText"/>
    <w:next w:val="CommentText"/>
    <w:link w:val="CommentSubjectChar"/>
    <w:uiPriority w:val="99"/>
    <w:semiHidden/>
    <w:unhideWhenUsed/>
    <w:rsid w:val="003020D7"/>
    <w:pPr>
      <w:spacing w:after="200"/>
    </w:pPr>
    <w:rPr>
      <w:rFonts w:ascii="Calibri" w:eastAsia="Calibri" w:hAnsi="Calibri"/>
      <w:b/>
      <w:bCs/>
      <w:lang w:val="en-GB"/>
    </w:rPr>
  </w:style>
  <w:style w:type="character" w:customStyle="1" w:styleId="CommentSubjectChar">
    <w:name w:val="Comment Subject Char"/>
    <w:basedOn w:val="CommentTextChar"/>
    <w:link w:val="CommentSubject"/>
    <w:uiPriority w:val="99"/>
    <w:semiHidden/>
    <w:rsid w:val="003020D7"/>
    <w:rPr>
      <w:rFonts w:ascii="Verdana" w:eastAsia="Times New Roman" w:hAnsi="Verdana"/>
      <w:b/>
      <w:bCs/>
      <w:lang w:val="en-US" w:eastAsia="en-US"/>
    </w:rPr>
  </w:style>
  <w:style w:type="paragraph" w:customStyle="1" w:styleId="Default">
    <w:name w:val="Default"/>
    <w:rsid w:val="001A49E4"/>
    <w:pPr>
      <w:autoSpaceDE w:val="0"/>
      <w:autoSpaceDN w:val="0"/>
      <w:adjustRightInd w:val="0"/>
    </w:pPr>
    <w:rPr>
      <w:rFonts w:ascii="Verdana" w:hAnsi="Verdana" w:cs="Verdana"/>
      <w:color w:val="000000"/>
      <w:sz w:val="24"/>
      <w:szCs w:val="24"/>
    </w:rPr>
  </w:style>
  <w:style w:type="table" w:styleId="TableGrid">
    <w:name w:val="Table Grid"/>
    <w:basedOn w:val="TableNormal"/>
    <w:uiPriority w:val="59"/>
    <w:rsid w:val="000A6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564DA1"/>
    <w:rPr>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F53"/>
    <w:pPr>
      <w:spacing w:after="200" w:line="276" w:lineRule="auto"/>
    </w:pPr>
    <w:rPr>
      <w:szCs w:val="22"/>
      <w:lang w:eastAsia="en-US"/>
    </w:rPr>
  </w:style>
  <w:style w:type="paragraph" w:styleId="Heading1">
    <w:name w:val="heading 1"/>
    <w:basedOn w:val="Normal"/>
    <w:next w:val="Normal"/>
    <w:link w:val="Heading1Char"/>
    <w:uiPriority w:val="9"/>
    <w:qFormat/>
    <w:rsid w:val="00EF322F"/>
    <w:pPr>
      <w:keepNext/>
      <w:keepLines/>
      <w:numPr>
        <w:numId w:val="1"/>
      </w:numPr>
      <w:spacing w:before="480" w:after="0"/>
      <w:outlineLvl w:val="0"/>
    </w:pPr>
    <w:rPr>
      <w:rFonts w:eastAsia="Times New Roman"/>
      <w:b/>
      <w:bCs/>
      <w:color w:val="000000"/>
      <w:sz w:val="32"/>
      <w:szCs w:val="28"/>
    </w:rPr>
  </w:style>
  <w:style w:type="paragraph" w:styleId="Heading2">
    <w:name w:val="heading 2"/>
    <w:basedOn w:val="Normal"/>
    <w:next w:val="Normal"/>
    <w:link w:val="Heading2Char"/>
    <w:uiPriority w:val="9"/>
    <w:unhideWhenUsed/>
    <w:qFormat/>
    <w:rsid w:val="0082319D"/>
    <w:pPr>
      <w:keepNext/>
      <w:keepLines/>
      <w:numPr>
        <w:ilvl w:val="1"/>
        <w:numId w:val="1"/>
      </w:numPr>
      <w:spacing w:before="200" w:after="0"/>
      <w:ind w:left="1296"/>
      <w:outlineLvl w:val="1"/>
    </w:pPr>
    <w:rPr>
      <w:rFonts w:eastAsia="Times New Roman"/>
      <w:b/>
      <w:bCs/>
      <w:color w:val="000000"/>
      <w:sz w:val="24"/>
      <w:szCs w:val="26"/>
    </w:rPr>
  </w:style>
  <w:style w:type="paragraph" w:styleId="Heading3">
    <w:name w:val="heading 3"/>
    <w:basedOn w:val="Normal"/>
    <w:next w:val="Normal"/>
    <w:link w:val="Heading3Char"/>
    <w:uiPriority w:val="9"/>
    <w:unhideWhenUsed/>
    <w:qFormat/>
    <w:rsid w:val="0082319D"/>
    <w:pPr>
      <w:keepNext/>
      <w:keepLines/>
      <w:numPr>
        <w:ilvl w:val="2"/>
        <w:numId w:val="1"/>
      </w:numPr>
      <w:spacing w:before="200" w:after="0"/>
      <w:ind w:left="1440"/>
      <w:outlineLvl w:val="2"/>
    </w:pPr>
    <w:rPr>
      <w:rFonts w:eastAsia="Times New Roman"/>
      <w:b/>
      <w:bCs/>
      <w:i/>
    </w:rPr>
  </w:style>
  <w:style w:type="paragraph" w:styleId="Heading4">
    <w:name w:val="heading 4"/>
    <w:basedOn w:val="Normal"/>
    <w:next w:val="Normal"/>
    <w:link w:val="Heading4Char"/>
    <w:uiPriority w:val="9"/>
    <w:unhideWhenUsed/>
    <w:qFormat/>
    <w:rsid w:val="00D23A40"/>
    <w:pPr>
      <w:keepNext/>
      <w:keepLines/>
      <w:numPr>
        <w:ilvl w:val="3"/>
        <w:numId w:val="1"/>
      </w:numPr>
      <w:spacing w:before="200" w:after="0"/>
      <w:ind w:left="1584"/>
      <w:outlineLvl w:val="3"/>
    </w:pPr>
    <w:rPr>
      <w:rFonts w:asciiTheme="minorHAnsi" w:eastAsia="Times New Roman" w:hAnsiTheme="minorHAnsi"/>
      <w:bCs/>
      <w:iCs/>
      <w:color w:val="000000" w:themeColor="text1"/>
    </w:rPr>
  </w:style>
  <w:style w:type="paragraph" w:styleId="Heading5">
    <w:name w:val="heading 5"/>
    <w:basedOn w:val="Normal"/>
    <w:next w:val="Normal"/>
    <w:link w:val="Heading5Char"/>
    <w:uiPriority w:val="9"/>
    <w:semiHidden/>
    <w:unhideWhenUsed/>
    <w:qFormat/>
    <w:rsid w:val="001045F1"/>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045F1"/>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045F1"/>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045F1"/>
    <w:pPr>
      <w:keepNext/>
      <w:keepLines/>
      <w:numPr>
        <w:ilvl w:val="7"/>
        <w:numId w:val="1"/>
      </w:numPr>
      <w:spacing w:before="200" w:after="0"/>
      <w:outlineLvl w:val="7"/>
    </w:pPr>
    <w:rPr>
      <w:rFonts w:ascii="Cambria" w:eastAsia="Times New Roman" w:hAnsi="Cambria"/>
      <w:color w:val="404040"/>
      <w:szCs w:val="20"/>
    </w:rPr>
  </w:style>
  <w:style w:type="paragraph" w:styleId="Heading9">
    <w:name w:val="heading 9"/>
    <w:basedOn w:val="Normal"/>
    <w:next w:val="Normal"/>
    <w:link w:val="Heading9Char"/>
    <w:uiPriority w:val="9"/>
    <w:semiHidden/>
    <w:unhideWhenUsed/>
    <w:qFormat/>
    <w:rsid w:val="001045F1"/>
    <w:pPr>
      <w:keepNext/>
      <w:keepLines/>
      <w:numPr>
        <w:ilvl w:val="8"/>
        <w:numId w:val="1"/>
      </w:numPr>
      <w:spacing w:before="200" w:after="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3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6A2"/>
    <w:rPr>
      <w:rFonts w:ascii="Tahoma" w:hAnsi="Tahoma" w:cs="Tahoma"/>
      <w:sz w:val="16"/>
      <w:szCs w:val="16"/>
    </w:rPr>
  </w:style>
  <w:style w:type="paragraph" w:styleId="Header">
    <w:name w:val="header"/>
    <w:basedOn w:val="Normal"/>
    <w:link w:val="HeaderChar"/>
    <w:uiPriority w:val="99"/>
    <w:unhideWhenUsed/>
    <w:rsid w:val="009C4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C29"/>
  </w:style>
  <w:style w:type="paragraph" w:styleId="Footer">
    <w:name w:val="footer"/>
    <w:basedOn w:val="Normal"/>
    <w:link w:val="FooterChar"/>
    <w:uiPriority w:val="99"/>
    <w:unhideWhenUsed/>
    <w:rsid w:val="009C4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C29"/>
  </w:style>
  <w:style w:type="character" w:customStyle="1" w:styleId="Heading1Char">
    <w:name w:val="Heading 1 Char"/>
    <w:basedOn w:val="DefaultParagraphFont"/>
    <w:link w:val="Heading1"/>
    <w:uiPriority w:val="9"/>
    <w:rsid w:val="00EF322F"/>
    <w:rPr>
      <w:rFonts w:eastAsia="Times New Roman"/>
      <w:b/>
      <w:bCs/>
      <w:color w:val="000000"/>
      <w:sz w:val="32"/>
      <w:szCs w:val="28"/>
      <w:lang w:eastAsia="en-US"/>
    </w:rPr>
  </w:style>
  <w:style w:type="paragraph" w:styleId="TOCHeading">
    <w:name w:val="TOC Heading"/>
    <w:basedOn w:val="Heading1"/>
    <w:next w:val="Normal"/>
    <w:uiPriority w:val="39"/>
    <w:unhideWhenUsed/>
    <w:qFormat/>
    <w:rsid w:val="009C4C29"/>
    <w:pPr>
      <w:outlineLvl w:val="9"/>
    </w:pPr>
    <w:rPr>
      <w:lang w:val="en-US" w:eastAsia="ja-JP"/>
    </w:rPr>
  </w:style>
  <w:style w:type="character" w:styleId="Hyperlink">
    <w:name w:val="Hyperlink"/>
    <w:basedOn w:val="DefaultParagraphFont"/>
    <w:uiPriority w:val="99"/>
    <w:unhideWhenUsed/>
    <w:rsid w:val="000A1BF7"/>
    <w:rPr>
      <w:color w:val="0000FF"/>
      <w:u w:val="single"/>
    </w:rPr>
  </w:style>
  <w:style w:type="paragraph" w:styleId="TOC1">
    <w:name w:val="toc 1"/>
    <w:basedOn w:val="Normal"/>
    <w:next w:val="Normal"/>
    <w:autoRedefine/>
    <w:uiPriority w:val="39"/>
    <w:unhideWhenUsed/>
    <w:rsid w:val="000A1BF7"/>
    <w:pPr>
      <w:spacing w:after="100"/>
    </w:pPr>
  </w:style>
  <w:style w:type="character" w:customStyle="1" w:styleId="Heading2Char">
    <w:name w:val="Heading 2 Char"/>
    <w:basedOn w:val="DefaultParagraphFont"/>
    <w:link w:val="Heading2"/>
    <w:uiPriority w:val="9"/>
    <w:rsid w:val="0082319D"/>
    <w:rPr>
      <w:rFonts w:eastAsia="Times New Roman"/>
      <w:b/>
      <w:bCs/>
      <w:color w:val="000000"/>
      <w:sz w:val="24"/>
      <w:szCs w:val="26"/>
      <w:lang w:eastAsia="en-US"/>
    </w:rPr>
  </w:style>
  <w:style w:type="paragraph" w:styleId="ListParagraph">
    <w:name w:val="List Paragraph"/>
    <w:basedOn w:val="Normal"/>
    <w:uiPriority w:val="34"/>
    <w:qFormat/>
    <w:rsid w:val="001045F1"/>
    <w:pPr>
      <w:ind w:left="720"/>
      <w:contextualSpacing/>
    </w:pPr>
  </w:style>
  <w:style w:type="character" w:customStyle="1" w:styleId="Heading3Char">
    <w:name w:val="Heading 3 Char"/>
    <w:basedOn w:val="DefaultParagraphFont"/>
    <w:link w:val="Heading3"/>
    <w:uiPriority w:val="9"/>
    <w:rsid w:val="0082319D"/>
    <w:rPr>
      <w:rFonts w:eastAsia="Times New Roman"/>
      <w:b/>
      <w:bCs/>
      <w:i/>
      <w:szCs w:val="22"/>
      <w:lang w:eastAsia="en-US"/>
    </w:rPr>
  </w:style>
  <w:style w:type="character" w:customStyle="1" w:styleId="Heading4Char">
    <w:name w:val="Heading 4 Char"/>
    <w:basedOn w:val="DefaultParagraphFont"/>
    <w:link w:val="Heading4"/>
    <w:uiPriority w:val="9"/>
    <w:rsid w:val="00D23A40"/>
    <w:rPr>
      <w:rFonts w:asciiTheme="minorHAnsi" w:eastAsia="Times New Roman" w:hAnsiTheme="minorHAnsi"/>
      <w:bCs/>
      <w:iCs/>
      <w:color w:val="000000" w:themeColor="text1"/>
      <w:szCs w:val="22"/>
      <w:lang w:eastAsia="en-US"/>
    </w:rPr>
  </w:style>
  <w:style w:type="character" w:customStyle="1" w:styleId="Heading5Char">
    <w:name w:val="Heading 5 Char"/>
    <w:basedOn w:val="DefaultParagraphFont"/>
    <w:link w:val="Heading5"/>
    <w:uiPriority w:val="9"/>
    <w:semiHidden/>
    <w:rsid w:val="001045F1"/>
    <w:rPr>
      <w:rFonts w:ascii="Cambria" w:eastAsia="Times New Roman" w:hAnsi="Cambria"/>
      <w:color w:val="243F60"/>
      <w:szCs w:val="22"/>
      <w:lang w:eastAsia="en-US"/>
    </w:rPr>
  </w:style>
  <w:style w:type="character" w:customStyle="1" w:styleId="Heading6Char">
    <w:name w:val="Heading 6 Char"/>
    <w:basedOn w:val="DefaultParagraphFont"/>
    <w:link w:val="Heading6"/>
    <w:uiPriority w:val="9"/>
    <w:semiHidden/>
    <w:rsid w:val="001045F1"/>
    <w:rPr>
      <w:rFonts w:ascii="Cambria" w:eastAsia="Times New Roman" w:hAnsi="Cambria"/>
      <w:i/>
      <w:iCs/>
      <w:color w:val="243F60"/>
      <w:szCs w:val="22"/>
      <w:lang w:eastAsia="en-US"/>
    </w:rPr>
  </w:style>
  <w:style w:type="character" w:customStyle="1" w:styleId="Heading7Char">
    <w:name w:val="Heading 7 Char"/>
    <w:basedOn w:val="DefaultParagraphFont"/>
    <w:link w:val="Heading7"/>
    <w:uiPriority w:val="9"/>
    <w:semiHidden/>
    <w:rsid w:val="001045F1"/>
    <w:rPr>
      <w:rFonts w:ascii="Cambria" w:eastAsia="Times New Roman" w:hAnsi="Cambria"/>
      <w:i/>
      <w:iCs/>
      <w:color w:val="404040"/>
      <w:szCs w:val="22"/>
      <w:lang w:eastAsia="en-US"/>
    </w:rPr>
  </w:style>
  <w:style w:type="character" w:customStyle="1" w:styleId="Heading8Char">
    <w:name w:val="Heading 8 Char"/>
    <w:basedOn w:val="DefaultParagraphFont"/>
    <w:link w:val="Heading8"/>
    <w:uiPriority w:val="9"/>
    <w:semiHidden/>
    <w:rsid w:val="001045F1"/>
    <w:rPr>
      <w:rFonts w:ascii="Cambria" w:eastAsia="Times New Roman" w:hAnsi="Cambria"/>
      <w:color w:val="404040"/>
      <w:lang w:eastAsia="en-US"/>
    </w:rPr>
  </w:style>
  <w:style w:type="character" w:customStyle="1" w:styleId="Heading9Char">
    <w:name w:val="Heading 9 Char"/>
    <w:basedOn w:val="DefaultParagraphFont"/>
    <w:link w:val="Heading9"/>
    <w:uiPriority w:val="9"/>
    <w:semiHidden/>
    <w:rsid w:val="001045F1"/>
    <w:rPr>
      <w:rFonts w:ascii="Cambria" w:eastAsia="Times New Roman" w:hAnsi="Cambria"/>
      <w:i/>
      <w:iCs/>
      <w:color w:val="404040"/>
      <w:lang w:eastAsia="en-US"/>
    </w:rPr>
  </w:style>
  <w:style w:type="paragraph" w:styleId="TOC2">
    <w:name w:val="toc 2"/>
    <w:basedOn w:val="Normal"/>
    <w:next w:val="Normal"/>
    <w:autoRedefine/>
    <w:uiPriority w:val="39"/>
    <w:unhideWhenUsed/>
    <w:rsid w:val="001045F1"/>
    <w:pPr>
      <w:spacing w:after="100"/>
      <w:ind w:left="220"/>
    </w:pPr>
  </w:style>
  <w:style w:type="paragraph" w:styleId="BodyText">
    <w:name w:val="Body Text"/>
    <w:basedOn w:val="Normal"/>
    <w:link w:val="BodyTextChar"/>
    <w:rsid w:val="00C7705D"/>
    <w:pPr>
      <w:spacing w:after="0" w:line="288" w:lineRule="auto"/>
    </w:pPr>
    <w:rPr>
      <w:rFonts w:ascii="Verdana" w:eastAsia="Times New Roman" w:hAnsi="Verdana"/>
      <w:szCs w:val="24"/>
      <w:lang w:val="en-US"/>
    </w:rPr>
  </w:style>
  <w:style w:type="character" w:customStyle="1" w:styleId="BodyTextChar">
    <w:name w:val="Body Text Char"/>
    <w:basedOn w:val="DefaultParagraphFont"/>
    <w:link w:val="BodyText"/>
    <w:rsid w:val="00C7705D"/>
    <w:rPr>
      <w:rFonts w:ascii="Verdana" w:eastAsia="Times New Roman" w:hAnsi="Verdana"/>
      <w:szCs w:val="24"/>
      <w:lang w:val="en-US" w:eastAsia="en-US"/>
    </w:rPr>
  </w:style>
  <w:style w:type="paragraph" w:styleId="CommentText">
    <w:name w:val="annotation text"/>
    <w:basedOn w:val="Normal"/>
    <w:link w:val="CommentTextChar"/>
    <w:semiHidden/>
    <w:rsid w:val="00C7705D"/>
    <w:pPr>
      <w:spacing w:after="0" w:line="240" w:lineRule="auto"/>
    </w:pPr>
    <w:rPr>
      <w:rFonts w:ascii="Verdana" w:eastAsia="Times New Roman" w:hAnsi="Verdana"/>
      <w:szCs w:val="20"/>
      <w:lang w:val="en-US"/>
    </w:rPr>
  </w:style>
  <w:style w:type="character" w:customStyle="1" w:styleId="CommentTextChar">
    <w:name w:val="Comment Text Char"/>
    <w:basedOn w:val="DefaultParagraphFont"/>
    <w:link w:val="CommentText"/>
    <w:semiHidden/>
    <w:rsid w:val="00C7705D"/>
    <w:rPr>
      <w:rFonts w:ascii="Verdana" w:eastAsia="Times New Roman" w:hAnsi="Verdana"/>
      <w:lang w:val="en-US" w:eastAsia="en-US"/>
    </w:rPr>
  </w:style>
  <w:style w:type="character" w:styleId="CommentReference">
    <w:name w:val="annotation reference"/>
    <w:semiHidden/>
    <w:rsid w:val="00C7705D"/>
    <w:rPr>
      <w:sz w:val="16"/>
      <w:szCs w:val="16"/>
    </w:rPr>
  </w:style>
  <w:style w:type="paragraph" w:styleId="TOC3">
    <w:name w:val="toc 3"/>
    <w:basedOn w:val="Normal"/>
    <w:next w:val="Normal"/>
    <w:autoRedefine/>
    <w:uiPriority w:val="39"/>
    <w:unhideWhenUsed/>
    <w:rsid w:val="00C243F5"/>
    <w:pPr>
      <w:spacing w:after="100"/>
      <w:ind w:left="400"/>
    </w:pPr>
  </w:style>
  <w:style w:type="paragraph" w:customStyle="1" w:styleId="Manual-Body">
    <w:name w:val="Manual - Body"/>
    <w:basedOn w:val="BodyText"/>
    <w:next w:val="BodyText"/>
    <w:link w:val="Manual-BodyChar"/>
    <w:rsid w:val="008548C0"/>
    <w:pPr>
      <w:spacing w:before="100" w:beforeAutospacing="1" w:after="100" w:afterAutospacing="1"/>
      <w:ind w:right="-924"/>
    </w:pPr>
    <w:rPr>
      <w:color w:val="000000"/>
      <w:lang w:val="en-GB"/>
    </w:rPr>
  </w:style>
  <w:style w:type="character" w:customStyle="1" w:styleId="Manual-BodyChar">
    <w:name w:val="Manual - Body Char"/>
    <w:link w:val="Manual-Body"/>
    <w:rsid w:val="008548C0"/>
    <w:rPr>
      <w:rFonts w:ascii="Verdana" w:eastAsia="Times New Roman" w:hAnsi="Verdana"/>
      <w:color w:val="000000"/>
      <w:szCs w:val="24"/>
      <w:lang w:eastAsia="en-US"/>
    </w:rPr>
  </w:style>
  <w:style w:type="paragraph" w:customStyle="1" w:styleId="Captionfigurestables">
    <w:name w:val="Caption (figures &amp; tables)"/>
    <w:basedOn w:val="BodyText"/>
    <w:rsid w:val="008E66C2"/>
    <w:pPr>
      <w:jc w:val="center"/>
    </w:pPr>
    <w:rPr>
      <w:caps/>
      <w:spacing w:val="20"/>
      <w:sz w:val="18"/>
      <w:szCs w:val="18"/>
    </w:rPr>
  </w:style>
  <w:style w:type="paragraph" w:customStyle="1" w:styleId="StyleBodyText9ptBoldItalic">
    <w:name w:val="Style Body Text + 9 pt Bold Italic"/>
    <w:basedOn w:val="BodyText"/>
    <w:link w:val="StyleBodyText9ptBoldItalicChar"/>
    <w:rsid w:val="008E66C2"/>
    <w:pPr>
      <w:spacing w:before="120" w:line="240" w:lineRule="auto"/>
    </w:pPr>
    <w:rPr>
      <w:bCs/>
      <w:iCs/>
      <w:caps/>
      <w:spacing w:val="20"/>
      <w:sz w:val="16"/>
      <w:szCs w:val="16"/>
    </w:rPr>
  </w:style>
  <w:style w:type="character" w:customStyle="1" w:styleId="StyleBodyText9ptBoldItalicChar">
    <w:name w:val="Style Body Text + 9 pt Bold Italic Char"/>
    <w:link w:val="StyleBodyText9ptBoldItalic"/>
    <w:rsid w:val="008E66C2"/>
    <w:rPr>
      <w:rFonts w:ascii="Verdana" w:eastAsia="Times New Roman" w:hAnsi="Verdana"/>
      <w:bCs/>
      <w:iCs/>
      <w:caps/>
      <w:spacing w:val="20"/>
      <w:sz w:val="16"/>
      <w:szCs w:val="16"/>
      <w:lang w:val="en-US" w:eastAsia="en-US"/>
    </w:rPr>
  </w:style>
  <w:style w:type="paragraph" w:customStyle="1" w:styleId="StyleBodyTextBoldItalic">
    <w:name w:val="Style Body Text + Bold Italic"/>
    <w:basedOn w:val="BodyText"/>
    <w:link w:val="StyleBodyTextBoldItalicChar"/>
    <w:rsid w:val="008E66C2"/>
    <w:pPr>
      <w:spacing w:before="120" w:line="240" w:lineRule="auto"/>
    </w:pPr>
    <w:rPr>
      <w:bCs/>
      <w:iCs/>
      <w:caps/>
      <w:spacing w:val="20"/>
      <w:sz w:val="16"/>
      <w:szCs w:val="16"/>
    </w:rPr>
  </w:style>
  <w:style w:type="character" w:customStyle="1" w:styleId="StyleBodyTextBoldItalicChar">
    <w:name w:val="Style Body Text + Bold Italic Char"/>
    <w:link w:val="StyleBodyTextBoldItalic"/>
    <w:rsid w:val="008E66C2"/>
    <w:rPr>
      <w:rFonts w:ascii="Verdana" w:eastAsia="Times New Roman" w:hAnsi="Verdana"/>
      <w:bCs/>
      <w:iCs/>
      <w:caps/>
      <w:spacing w:val="20"/>
      <w:sz w:val="16"/>
      <w:szCs w:val="16"/>
      <w:lang w:val="en-US" w:eastAsia="en-US"/>
    </w:rPr>
  </w:style>
  <w:style w:type="paragraph" w:styleId="CommentSubject">
    <w:name w:val="annotation subject"/>
    <w:basedOn w:val="CommentText"/>
    <w:next w:val="CommentText"/>
    <w:link w:val="CommentSubjectChar"/>
    <w:uiPriority w:val="99"/>
    <w:semiHidden/>
    <w:unhideWhenUsed/>
    <w:rsid w:val="003020D7"/>
    <w:pPr>
      <w:spacing w:after="200"/>
    </w:pPr>
    <w:rPr>
      <w:rFonts w:ascii="Calibri" w:eastAsia="Calibri" w:hAnsi="Calibri"/>
      <w:b/>
      <w:bCs/>
      <w:lang w:val="en-GB"/>
    </w:rPr>
  </w:style>
  <w:style w:type="character" w:customStyle="1" w:styleId="CommentSubjectChar">
    <w:name w:val="Comment Subject Char"/>
    <w:basedOn w:val="CommentTextChar"/>
    <w:link w:val="CommentSubject"/>
    <w:uiPriority w:val="99"/>
    <w:semiHidden/>
    <w:rsid w:val="003020D7"/>
    <w:rPr>
      <w:rFonts w:ascii="Verdana" w:eastAsia="Times New Roman" w:hAnsi="Verdana"/>
      <w:b/>
      <w:bCs/>
      <w:lang w:val="en-US" w:eastAsia="en-US"/>
    </w:rPr>
  </w:style>
  <w:style w:type="paragraph" w:customStyle="1" w:styleId="Default">
    <w:name w:val="Default"/>
    <w:rsid w:val="001A49E4"/>
    <w:pPr>
      <w:autoSpaceDE w:val="0"/>
      <w:autoSpaceDN w:val="0"/>
      <w:adjustRightInd w:val="0"/>
    </w:pPr>
    <w:rPr>
      <w:rFonts w:ascii="Verdana" w:hAnsi="Verdana" w:cs="Verdana"/>
      <w:color w:val="000000"/>
      <w:sz w:val="24"/>
      <w:szCs w:val="24"/>
    </w:rPr>
  </w:style>
  <w:style w:type="table" w:styleId="TableGrid">
    <w:name w:val="Table Grid"/>
    <w:basedOn w:val="TableNormal"/>
    <w:uiPriority w:val="59"/>
    <w:rsid w:val="000A6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564DA1"/>
    <w:rPr>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eebyte.com"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9458E-7D21-4F64-A982-583852BD1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10</Pages>
  <Words>2724</Words>
  <Characters>15529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18217</CharactersWithSpaces>
  <SharedDoc>false</SharedDoc>
  <HLinks>
    <vt:vector size="84" baseType="variant">
      <vt:variant>
        <vt:i4>458873</vt:i4>
      </vt:variant>
      <vt:variant>
        <vt:i4>78</vt:i4>
      </vt:variant>
      <vt:variant>
        <vt:i4>0</vt:i4>
      </vt:variant>
      <vt:variant>
        <vt:i4>5</vt:i4>
      </vt:variant>
      <vt:variant>
        <vt:lpwstr>mailto:firstname.surname@seebyte.com</vt:lpwstr>
      </vt:variant>
      <vt:variant>
        <vt:lpwstr/>
      </vt:variant>
      <vt:variant>
        <vt:i4>3080290</vt:i4>
      </vt:variant>
      <vt:variant>
        <vt:i4>75</vt:i4>
      </vt:variant>
      <vt:variant>
        <vt:i4>0</vt:i4>
      </vt:variant>
      <vt:variant>
        <vt:i4>5</vt:i4>
      </vt:variant>
      <vt:variant>
        <vt:lpwstr>http://www.seebyte.com/</vt:lpwstr>
      </vt:variant>
      <vt:variant>
        <vt:lpwstr/>
      </vt:variant>
      <vt:variant>
        <vt:i4>1441846</vt:i4>
      </vt:variant>
      <vt:variant>
        <vt:i4>68</vt:i4>
      </vt:variant>
      <vt:variant>
        <vt:i4>0</vt:i4>
      </vt:variant>
      <vt:variant>
        <vt:i4>5</vt:i4>
      </vt:variant>
      <vt:variant>
        <vt:lpwstr/>
      </vt:variant>
      <vt:variant>
        <vt:lpwstr>_Toc317520055</vt:lpwstr>
      </vt:variant>
      <vt:variant>
        <vt:i4>1441846</vt:i4>
      </vt:variant>
      <vt:variant>
        <vt:i4>62</vt:i4>
      </vt:variant>
      <vt:variant>
        <vt:i4>0</vt:i4>
      </vt:variant>
      <vt:variant>
        <vt:i4>5</vt:i4>
      </vt:variant>
      <vt:variant>
        <vt:lpwstr/>
      </vt:variant>
      <vt:variant>
        <vt:lpwstr>_Toc317520054</vt:lpwstr>
      </vt:variant>
      <vt:variant>
        <vt:i4>1441846</vt:i4>
      </vt:variant>
      <vt:variant>
        <vt:i4>56</vt:i4>
      </vt:variant>
      <vt:variant>
        <vt:i4>0</vt:i4>
      </vt:variant>
      <vt:variant>
        <vt:i4>5</vt:i4>
      </vt:variant>
      <vt:variant>
        <vt:lpwstr/>
      </vt:variant>
      <vt:variant>
        <vt:lpwstr>_Toc317520053</vt:lpwstr>
      </vt:variant>
      <vt:variant>
        <vt:i4>1441846</vt:i4>
      </vt:variant>
      <vt:variant>
        <vt:i4>50</vt:i4>
      </vt:variant>
      <vt:variant>
        <vt:i4>0</vt:i4>
      </vt:variant>
      <vt:variant>
        <vt:i4>5</vt:i4>
      </vt:variant>
      <vt:variant>
        <vt:lpwstr/>
      </vt:variant>
      <vt:variant>
        <vt:lpwstr>_Toc317520052</vt:lpwstr>
      </vt:variant>
      <vt:variant>
        <vt:i4>1441846</vt:i4>
      </vt:variant>
      <vt:variant>
        <vt:i4>44</vt:i4>
      </vt:variant>
      <vt:variant>
        <vt:i4>0</vt:i4>
      </vt:variant>
      <vt:variant>
        <vt:i4>5</vt:i4>
      </vt:variant>
      <vt:variant>
        <vt:lpwstr/>
      </vt:variant>
      <vt:variant>
        <vt:lpwstr>_Toc317520051</vt:lpwstr>
      </vt:variant>
      <vt:variant>
        <vt:i4>1441846</vt:i4>
      </vt:variant>
      <vt:variant>
        <vt:i4>38</vt:i4>
      </vt:variant>
      <vt:variant>
        <vt:i4>0</vt:i4>
      </vt:variant>
      <vt:variant>
        <vt:i4>5</vt:i4>
      </vt:variant>
      <vt:variant>
        <vt:lpwstr/>
      </vt:variant>
      <vt:variant>
        <vt:lpwstr>_Toc317520050</vt:lpwstr>
      </vt:variant>
      <vt:variant>
        <vt:i4>1507382</vt:i4>
      </vt:variant>
      <vt:variant>
        <vt:i4>32</vt:i4>
      </vt:variant>
      <vt:variant>
        <vt:i4>0</vt:i4>
      </vt:variant>
      <vt:variant>
        <vt:i4>5</vt:i4>
      </vt:variant>
      <vt:variant>
        <vt:lpwstr/>
      </vt:variant>
      <vt:variant>
        <vt:lpwstr>_Toc317520049</vt:lpwstr>
      </vt:variant>
      <vt:variant>
        <vt:i4>1507382</vt:i4>
      </vt:variant>
      <vt:variant>
        <vt:i4>26</vt:i4>
      </vt:variant>
      <vt:variant>
        <vt:i4>0</vt:i4>
      </vt:variant>
      <vt:variant>
        <vt:i4>5</vt:i4>
      </vt:variant>
      <vt:variant>
        <vt:lpwstr/>
      </vt:variant>
      <vt:variant>
        <vt:lpwstr>_Toc317520048</vt:lpwstr>
      </vt:variant>
      <vt:variant>
        <vt:i4>1507382</vt:i4>
      </vt:variant>
      <vt:variant>
        <vt:i4>20</vt:i4>
      </vt:variant>
      <vt:variant>
        <vt:i4>0</vt:i4>
      </vt:variant>
      <vt:variant>
        <vt:i4>5</vt:i4>
      </vt:variant>
      <vt:variant>
        <vt:lpwstr/>
      </vt:variant>
      <vt:variant>
        <vt:lpwstr>_Toc317520047</vt:lpwstr>
      </vt:variant>
      <vt:variant>
        <vt:i4>1507382</vt:i4>
      </vt:variant>
      <vt:variant>
        <vt:i4>14</vt:i4>
      </vt:variant>
      <vt:variant>
        <vt:i4>0</vt:i4>
      </vt:variant>
      <vt:variant>
        <vt:i4>5</vt:i4>
      </vt:variant>
      <vt:variant>
        <vt:lpwstr/>
      </vt:variant>
      <vt:variant>
        <vt:lpwstr>_Toc317520046</vt:lpwstr>
      </vt:variant>
      <vt:variant>
        <vt:i4>1507382</vt:i4>
      </vt:variant>
      <vt:variant>
        <vt:i4>8</vt:i4>
      </vt:variant>
      <vt:variant>
        <vt:i4>0</vt:i4>
      </vt:variant>
      <vt:variant>
        <vt:i4>5</vt:i4>
      </vt:variant>
      <vt:variant>
        <vt:lpwstr/>
      </vt:variant>
      <vt:variant>
        <vt:lpwstr>_Toc317520045</vt:lpwstr>
      </vt:variant>
      <vt:variant>
        <vt:i4>1507382</vt:i4>
      </vt:variant>
      <vt:variant>
        <vt:i4>2</vt:i4>
      </vt:variant>
      <vt:variant>
        <vt:i4>0</vt:i4>
      </vt:variant>
      <vt:variant>
        <vt:i4>5</vt:i4>
      </vt:variant>
      <vt:variant>
        <vt:lpwstr/>
      </vt:variant>
      <vt:variant>
        <vt:lpwstr>_Toc317520044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 Irvine</dc:creator>
  <cp:lastModifiedBy>Tom Glebas</cp:lastModifiedBy>
  <cp:revision>6</cp:revision>
  <dcterms:created xsi:type="dcterms:W3CDTF">2012-06-21T14:34:00Z</dcterms:created>
  <dcterms:modified xsi:type="dcterms:W3CDTF">2012-06-23T21:01:00Z</dcterms:modified>
</cp:coreProperties>
</file>